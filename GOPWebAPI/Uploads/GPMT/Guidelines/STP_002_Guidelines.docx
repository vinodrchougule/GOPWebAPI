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A4379A" w14:textId="77777777" w:rsidR="00793D5C" w:rsidRDefault="00CD1622" w:rsidP="00DC1416">
      <w:pPr>
        <w:pStyle w:val="Title"/>
      </w:pPr>
      <w:r>
        <w:rPr>
          <w:noProof/>
          <w:sz w:val="72"/>
          <w:szCs w:val="72"/>
          <w:lang w:val="en-GB" w:eastAsia="en-GB"/>
        </w:rPr>
        <mc:AlternateContent>
          <mc:Choice Requires="wps">
            <w:drawing>
              <wp:anchor distT="0" distB="0" distL="114300" distR="114300" simplePos="0" relativeHeight="251683328" behindDoc="0" locked="1" layoutInCell="1" allowOverlap="1" wp14:anchorId="601227D5" wp14:editId="338F0A4B">
                <wp:simplePos x="0" y="0"/>
                <wp:positionH relativeFrom="column">
                  <wp:posOffset>-194945</wp:posOffset>
                </wp:positionH>
                <wp:positionV relativeFrom="page">
                  <wp:posOffset>2674620</wp:posOffset>
                </wp:positionV>
                <wp:extent cx="6269990" cy="1245870"/>
                <wp:effectExtent l="0" t="0" r="0" b="0"/>
                <wp:wrapNone/>
                <wp:docPr id="6" name="Text Box 6"/>
                <wp:cNvGraphicFramePr/>
                <a:graphic xmlns:a="http://schemas.openxmlformats.org/drawingml/2006/main">
                  <a:graphicData uri="http://schemas.microsoft.com/office/word/2010/wordprocessingShape">
                    <wps:wsp>
                      <wps:cNvSpPr txBox="1"/>
                      <wps:spPr>
                        <a:xfrm>
                          <a:off x="0" y="0"/>
                          <a:ext cx="6269990" cy="1245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id w:val="-1052300753"/>
                              <w:lock w:val="sdtContentLocked"/>
                            </w:sdtPr>
                            <w:sdtContent>
                              <w:p w14:paraId="17F4694C" w14:textId="77777777" w:rsidR="00374966" w:rsidRPr="009E56D7" w:rsidRDefault="00374966" w:rsidP="00B54D4E">
                                <w:pPr>
                                  <w:pStyle w:val="Style2"/>
                                  <w:jc w:val="center"/>
                                </w:pPr>
                                <w:r w:rsidRPr="009E56D7">
                                  <w:t xml:space="preserve">Solution </w:t>
                                </w:r>
                                <w:r>
                                  <w:t xml:space="preserve">Building Block </w:t>
                                </w:r>
                                <w:r w:rsidRPr="009E56D7">
                                  <w:t>Document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1227D5" id="_x0000_t202" coordsize="21600,21600" o:spt="202" path="m,l,21600r21600,l21600,xe">
                <v:stroke joinstyle="miter"/>
                <v:path gradientshapeok="t" o:connecttype="rect"/>
              </v:shapetype>
              <v:shape id="Text Box 6" o:spid="_x0000_s1026" type="#_x0000_t202" style="position:absolute;margin-left:-15.35pt;margin-top:210.6pt;width:493.7pt;height:98.1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" filled="f" stroked="f" strokeweight=".5pt">
                <v:textbox>
                  <w:txbxContent>
                    <w:sdt>
                      <w:sdtPr>
                        <w:id w:val="-1052300753"/>
                        <w:lock w:val="sdtContentLocked"/>
                      </w:sdtPr>
                      <w:sdtContent>
                        <w:p w14:paraId="17F4694C" w14:textId="77777777" w:rsidR="00374966" w:rsidRPr="009E56D7" w:rsidRDefault="00374966" w:rsidP="00B54D4E">
                          <w:pPr>
                            <w:pStyle w:val="Style2"/>
                            <w:jc w:val="center"/>
                          </w:pPr>
                          <w:r w:rsidRPr="009E56D7">
                            <w:t xml:space="preserve">Solution </w:t>
                          </w:r>
                          <w:r>
                            <w:t xml:space="preserve">Building Block </w:t>
                          </w:r>
                          <w:r w:rsidRPr="009E56D7">
                            <w:t>Document</w:t>
                          </w:r>
                        </w:p>
                      </w:sdtContent>
                    </w:sdt>
                  </w:txbxContent>
                </v:textbox>
                <w10:wrap anchory="page"/>
                <w10:anchorlock/>
              </v:shape>
            </w:pict>
          </mc:Fallback>
        </mc:AlternateContent>
      </w:r>
    </w:p>
    <w:p w14:paraId="35F5CE56" w14:textId="77777777" w:rsidR="000211F3" w:rsidRDefault="00C60E82" w:rsidP="000211F3">
      <w:r>
        <w:br/>
      </w:r>
    </w:p>
    <w:p w14:paraId="31F98658" w14:textId="77777777" w:rsidR="00C60E82" w:rsidRDefault="00C60E82" w:rsidP="000211F3"/>
    <w:p w14:paraId="4CA3B449" w14:textId="77777777" w:rsidR="00C60E82" w:rsidRDefault="00C60E82" w:rsidP="000211F3"/>
    <w:p w14:paraId="3F4837F3" w14:textId="77777777" w:rsidR="00C60E82" w:rsidRDefault="00C60E82" w:rsidP="000211F3"/>
    <w:p w14:paraId="5097408A" w14:textId="77777777" w:rsidR="000211F3" w:rsidRDefault="000211F3" w:rsidP="000211F3"/>
    <w:p w14:paraId="5593D11D" w14:textId="77777777" w:rsidR="000211F3" w:rsidRDefault="00913A41" w:rsidP="00913A41">
      <w:pPr>
        <w:tabs>
          <w:tab w:val="left" w:pos="3792"/>
        </w:tabs>
      </w:pPr>
      <w:r>
        <w:tab/>
      </w:r>
    </w:p>
    <w:p w14:paraId="22CA1D5A" w14:textId="77777777" w:rsidR="000211F3" w:rsidRDefault="000211F3" w:rsidP="000211F3"/>
    <w:p w14:paraId="3ED4DB0A" w14:textId="77777777" w:rsidR="000211F3" w:rsidRDefault="000211F3" w:rsidP="000211F3"/>
    <w:p w14:paraId="06E3E434" w14:textId="77777777" w:rsidR="000211F3" w:rsidRDefault="000211F3" w:rsidP="000211F3"/>
    <w:p w14:paraId="6FB662FF" w14:textId="0314BA8F" w:rsidR="00AE2B8A" w:rsidRPr="00652E34" w:rsidRDefault="007975A4" w:rsidP="00652E34">
      <w:pPr>
        <w:jc w:val="center"/>
      </w:pPr>
      <w:r>
        <w:rPr>
          <w:noProof/>
          <w:lang w:val="en-GB" w:eastAsia="en-GB"/>
        </w:rPr>
        <w:drawing>
          <wp:inline distT="0" distB="0" distL="0" distR="0" wp14:anchorId="118AB903" wp14:editId="11E872CC">
            <wp:extent cx="3162300" cy="116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lencore Logo.gif"/>
                    <pic:cNvPicPr/>
                  </pic:nvPicPr>
                  <pic:blipFill>
                    <a:blip r:embed="rId11">
                      <a:extLst>
                        <a:ext uri="{28A0092B-C50C-407E-A947-70E740481C1C}">
                          <a14:useLocalDpi xmlns:a14="http://schemas.microsoft.com/office/drawing/2010/main" val="0"/>
                        </a:ext>
                      </a:extLst>
                    </a:blip>
                    <a:stretch>
                      <a:fillRect/>
                    </a:stretch>
                  </pic:blipFill>
                  <pic:spPr>
                    <a:xfrm>
                      <a:off x="0" y="0"/>
                      <a:ext cx="3162300" cy="1162050"/>
                    </a:xfrm>
                    <a:prstGeom prst="rect">
                      <a:avLst/>
                    </a:prstGeom>
                  </pic:spPr>
                </pic:pic>
              </a:graphicData>
            </a:graphic>
          </wp:inline>
        </w:drawing>
      </w:r>
      <w:r w:rsidR="006750DE">
        <w:rPr>
          <w:b/>
        </w:rPr>
        <w:br/>
      </w:r>
      <w:r>
        <w:rPr>
          <w:b/>
        </w:rPr>
        <w:t>Glencore Copper Global Template</w:t>
      </w:r>
    </w:p>
    <w:p w14:paraId="4300D51C" w14:textId="77777777" w:rsidR="00AE2B8A" w:rsidRDefault="00AE2B8A" w:rsidP="00AE2B8A">
      <w:r>
        <w:rPr>
          <w:lang w:eastAsia="en-CA"/>
        </w:rPr>
        <w:tab/>
      </w:r>
      <w:r>
        <w:rPr>
          <w:lang w:eastAsia="en-CA"/>
        </w:rPr>
        <w:tab/>
      </w:r>
    </w:p>
    <w:p w14:paraId="11FC7269" w14:textId="77777777" w:rsidR="00AE2B8A" w:rsidRDefault="00AE2B8A" w:rsidP="00AE2B8A"/>
    <w:p w14:paraId="713F6F84" w14:textId="6EE3C8BB" w:rsidR="000D2CBF" w:rsidRDefault="0065796D" w:rsidP="00AE2B8A">
      <w:pPr>
        <w:jc w:val="center"/>
        <w:rPr>
          <w:color w:val="595959" w:themeColor="text1" w:themeTint="A6"/>
          <w:sz w:val="72"/>
          <w:szCs w:val="72"/>
          <w:u w:val="single"/>
        </w:rPr>
      </w:pPr>
      <w:r>
        <w:rPr>
          <w:color w:val="595959" w:themeColor="text1" w:themeTint="A6"/>
          <w:sz w:val="72"/>
          <w:szCs w:val="72"/>
        </w:rPr>
        <w:t xml:space="preserve"> </w:t>
      </w:r>
      <w:r w:rsidR="000D2CBF">
        <w:rPr>
          <w:color w:val="595959" w:themeColor="text1" w:themeTint="A6"/>
          <w:sz w:val="72"/>
          <w:szCs w:val="72"/>
          <w:u w:val="single"/>
        </w:rPr>
        <w:t>Standardiz</w:t>
      </w:r>
      <w:r w:rsidR="00652E34" w:rsidRPr="0065796D">
        <w:rPr>
          <w:color w:val="595959" w:themeColor="text1" w:themeTint="A6"/>
          <w:sz w:val="72"/>
          <w:szCs w:val="72"/>
          <w:u w:val="single"/>
        </w:rPr>
        <w:t xml:space="preserve">ation of </w:t>
      </w:r>
    </w:p>
    <w:p w14:paraId="1CBDD474" w14:textId="21F82AF3" w:rsidR="000211F3" w:rsidRPr="0065796D" w:rsidRDefault="00652E34" w:rsidP="00AE2B8A">
      <w:pPr>
        <w:jc w:val="center"/>
        <w:rPr>
          <w:u w:val="single"/>
        </w:rPr>
      </w:pPr>
      <w:r w:rsidRPr="0065796D">
        <w:rPr>
          <w:color w:val="595959" w:themeColor="text1" w:themeTint="A6"/>
          <w:sz w:val="72"/>
          <w:szCs w:val="72"/>
          <w:u w:val="single"/>
        </w:rPr>
        <w:t>Material Description</w:t>
      </w:r>
      <w:r w:rsidR="000D2CBF">
        <w:rPr>
          <w:color w:val="595959" w:themeColor="text1" w:themeTint="A6"/>
          <w:sz w:val="72"/>
          <w:szCs w:val="72"/>
          <w:u w:val="single"/>
        </w:rPr>
        <w:t>s</w:t>
      </w:r>
    </w:p>
    <w:p w14:paraId="398C235C" w14:textId="77777777" w:rsidR="00AE2B8A" w:rsidRDefault="00AE2B8A">
      <w:pPr>
        <w:spacing w:before="0"/>
        <w:rPr>
          <w:rFonts w:asciiTheme="majorHAnsi" w:hAnsiTheme="majorHAnsi"/>
          <w:b/>
          <w:color w:val="2E74B5" w:themeColor="accent1" w:themeShade="BF"/>
          <w:sz w:val="28"/>
          <w:szCs w:val="28"/>
        </w:rPr>
      </w:pPr>
      <w:bookmarkStart w:id="0" w:name="_Toc328479310"/>
    </w:p>
    <w:p w14:paraId="50354342" w14:textId="77777777" w:rsidR="001C7CA8" w:rsidRPr="00923593" w:rsidRDefault="00787EF7" w:rsidP="00652E34">
      <w:pPr>
        <w:spacing w:before="0"/>
        <w:rPr>
          <w:rFonts w:asciiTheme="majorHAnsi" w:hAnsiTheme="majorHAnsi"/>
          <w:b/>
          <w:color w:val="2E74B5" w:themeColor="accent1" w:themeShade="BF"/>
          <w:sz w:val="28"/>
          <w:szCs w:val="28"/>
        </w:rPr>
      </w:pPr>
      <w:r>
        <w:rPr>
          <w:rFonts w:asciiTheme="majorHAnsi" w:hAnsiTheme="majorHAnsi"/>
          <w:b/>
          <w:color w:val="2E74B5" w:themeColor="accent1" w:themeShade="BF"/>
          <w:sz w:val="28"/>
          <w:szCs w:val="28"/>
        </w:rPr>
        <w:br w:type="page"/>
      </w:r>
      <w:r w:rsidR="001C7CA8" w:rsidRPr="00923593">
        <w:rPr>
          <w:rFonts w:asciiTheme="majorHAnsi" w:hAnsiTheme="majorHAnsi"/>
          <w:b/>
          <w:color w:val="2E74B5" w:themeColor="accent1" w:themeShade="BF"/>
          <w:sz w:val="28"/>
          <w:szCs w:val="28"/>
        </w:rPr>
        <w:lastRenderedPageBreak/>
        <w:t>Document Meta Data</w:t>
      </w:r>
    </w:p>
    <w:p w14:paraId="266215B7" w14:textId="77777777" w:rsidR="001C7CA8" w:rsidRPr="00923593" w:rsidRDefault="001C7CA8" w:rsidP="00EE438E">
      <w:pPr>
        <w:pStyle w:val="90InstructionsText"/>
        <w:ind w:left="720"/>
        <w:rPr>
          <w:color w:val="808080" w:themeColor="background1" w:themeShade="80"/>
        </w:rPr>
      </w:pPr>
      <w:r w:rsidRPr="00923593">
        <w:rPr>
          <w:color w:val="808080" w:themeColor="background1" w:themeShade="80"/>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6025"/>
      </w:tblGrid>
      <w:tr w:rsidR="001C7CA8" w14:paraId="5231AE1D" w14:textId="77777777" w:rsidTr="00FF72F0">
        <w:tc>
          <w:tcPr>
            <w:tcW w:w="3325" w:type="dxa"/>
          </w:tcPr>
          <w:p w14:paraId="1BE7E60C" w14:textId="77777777" w:rsidR="001C7CA8" w:rsidRPr="00777DB7" w:rsidRDefault="001C7CA8" w:rsidP="00FF72F0">
            <w:pPr>
              <w:jc w:val="center"/>
              <w:rPr>
                <w:lang w:eastAsia="en-CA"/>
              </w:rPr>
            </w:pPr>
            <w:r w:rsidRPr="00777DB7">
              <w:rPr>
                <w:lang w:eastAsia="en-CA"/>
              </w:rPr>
              <w:t>Stream Name</w:t>
            </w:r>
          </w:p>
        </w:tc>
        <w:tc>
          <w:tcPr>
            <w:tcW w:w="6025" w:type="dxa"/>
          </w:tcPr>
          <w:p w14:paraId="2A7128A9" w14:textId="77777777" w:rsidR="001C7CA8" w:rsidRPr="00777DB7" w:rsidRDefault="001C7CA8" w:rsidP="00FF72F0">
            <w:pPr>
              <w:jc w:val="center"/>
              <w:rPr>
                <w:lang w:eastAsia="en-CA"/>
              </w:rPr>
            </w:pPr>
            <w:r w:rsidRPr="00777DB7">
              <w:rPr>
                <w:lang w:eastAsia="en-CA"/>
              </w:rPr>
              <w:t>Project Name</w:t>
            </w:r>
          </w:p>
        </w:tc>
      </w:tr>
      <w:tr w:rsidR="00337D0C" w14:paraId="3DDEE282" w14:textId="77777777" w:rsidTr="00FF72F0">
        <w:tc>
          <w:tcPr>
            <w:tcW w:w="3325" w:type="dxa"/>
          </w:tcPr>
          <w:p w14:paraId="56F17CC1" w14:textId="77777777" w:rsidR="00337D0C" w:rsidRDefault="004A327B" w:rsidP="00FF72F0">
            <w:pPr>
              <w:jc w:val="center"/>
              <w:rPr>
                <w:rFonts w:asciiTheme="majorHAnsi" w:hAnsiTheme="majorHAnsi"/>
                <w:b/>
                <w:color w:val="2E74B5" w:themeColor="accent1" w:themeShade="BF"/>
                <w:sz w:val="28"/>
                <w:szCs w:val="28"/>
              </w:rPr>
            </w:pPr>
            <w:r>
              <w:rPr>
                <w:rFonts w:asciiTheme="majorHAnsi" w:hAnsiTheme="majorHAnsi"/>
                <w:color w:val="2E74B5" w:themeColor="accent1" w:themeShade="BF"/>
                <w:sz w:val="28"/>
                <w:szCs w:val="28"/>
              </w:rPr>
              <w:t>Material Management</w:t>
            </w:r>
          </w:p>
        </w:tc>
        <w:tc>
          <w:tcPr>
            <w:tcW w:w="6025" w:type="dxa"/>
            <w:vAlign w:val="center"/>
          </w:tcPr>
          <w:p w14:paraId="094BD960" w14:textId="77777777" w:rsidR="00337D0C" w:rsidRDefault="0004612B" w:rsidP="00FF72F0">
            <w:pPr>
              <w:jc w:val="center"/>
              <w:rPr>
                <w:rFonts w:asciiTheme="majorHAnsi" w:hAnsiTheme="majorHAnsi"/>
                <w:b/>
                <w:color w:val="2E74B5" w:themeColor="accent1" w:themeShade="BF"/>
                <w:sz w:val="28"/>
                <w:szCs w:val="28"/>
              </w:rPr>
            </w:pPr>
            <w:r>
              <w:rPr>
                <w:b/>
              </w:rPr>
              <w:t>Glencore Copper Global</w:t>
            </w:r>
          </w:p>
        </w:tc>
      </w:tr>
    </w:tbl>
    <w:p w14:paraId="2AA47CA1" w14:textId="77777777" w:rsidR="001C7CA8" w:rsidRDefault="001C7CA8" w:rsidP="001C7CA8">
      <w:pPr>
        <w:spacing w:before="0" w:after="0" w:line="240" w:lineRule="auto"/>
        <w:rPr>
          <w:rFonts w:asciiTheme="majorHAnsi" w:hAnsiTheme="majorHAnsi"/>
          <w:b/>
          <w:color w:val="2E74B5" w:themeColor="accent1" w:themeShade="BF"/>
          <w:sz w:val="28"/>
          <w:szCs w:val="28"/>
        </w:rPr>
      </w:pPr>
    </w:p>
    <w:p w14:paraId="034DF972" w14:textId="77777777" w:rsidR="001C7CA8" w:rsidRDefault="001C7CA8" w:rsidP="001C7CA8">
      <w:pPr>
        <w:rPr>
          <w:rFonts w:asciiTheme="majorHAnsi" w:hAnsiTheme="majorHAnsi"/>
          <w:b/>
          <w:color w:val="2E74B5" w:themeColor="accent1" w:themeShade="BF"/>
          <w:sz w:val="28"/>
          <w:szCs w:val="28"/>
        </w:rPr>
      </w:pPr>
      <w:r w:rsidRPr="004F4F7F">
        <w:rPr>
          <w:rFonts w:asciiTheme="majorHAnsi" w:hAnsiTheme="majorHAnsi"/>
          <w:b/>
          <w:color w:val="2E74B5" w:themeColor="accent1" w:themeShade="BF"/>
          <w:sz w:val="28"/>
          <w:szCs w:val="28"/>
        </w:rPr>
        <w:t>Revision History</w:t>
      </w:r>
      <w:bookmarkEnd w:id="0"/>
    </w:p>
    <w:p w14:paraId="61672C6E" w14:textId="77777777" w:rsidR="001C7CA8" w:rsidRPr="005420E2" w:rsidRDefault="001C7CA8" w:rsidP="001C7CA8">
      <w:pPr>
        <w:spacing w:before="0" w:after="0" w:line="240" w:lineRule="auto"/>
        <w:rPr>
          <w:rFonts w:ascii="Arial" w:eastAsia="Times New Roman" w:hAnsi="Arial" w:cs="Times New Roman"/>
          <w:i/>
          <w:color w:val="808080" w:themeColor="background1" w:themeShade="80"/>
          <w:sz w:val="18"/>
          <w:szCs w:val="24"/>
          <w:lang w:val="en-US" w:eastAsia="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661"/>
        <w:gridCol w:w="3729"/>
        <w:gridCol w:w="2729"/>
      </w:tblGrid>
      <w:tr w:rsidR="001C7CA8" w14:paraId="5FCCFA21" w14:textId="77777777" w:rsidTr="00495A22">
        <w:tc>
          <w:tcPr>
            <w:tcW w:w="1231" w:type="dxa"/>
          </w:tcPr>
          <w:p w14:paraId="4E2063A2" w14:textId="77777777" w:rsidR="001C7CA8" w:rsidRPr="00777DB7" w:rsidRDefault="001C7CA8" w:rsidP="00F11567">
            <w:pPr>
              <w:rPr>
                <w:lang w:eastAsia="en-CA"/>
              </w:rPr>
            </w:pPr>
            <w:r w:rsidRPr="00777DB7">
              <w:rPr>
                <w:lang w:eastAsia="en-CA"/>
              </w:rPr>
              <w:t>Version</w:t>
            </w:r>
          </w:p>
        </w:tc>
        <w:tc>
          <w:tcPr>
            <w:tcW w:w="1661" w:type="dxa"/>
          </w:tcPr>
          <w:p w14:paraId="4B9B2F5E" w14:textId="77777777" w:rsidR="001C7CA8" w:rsidRPr="00777DB7" w:rsidRDefault="001C7CA8" w:rsidP="00F11567">
            <w:pPr>
              <w:rPr>
                <w:lang w:eastAsia="en-CA"/>
              </w:rPr>
            </w:pPr>
            <w:r w:rsidRPr="00777DB7">
              <w:rPr>
                <w:lang w:eastAsia="en-CA"/>
              </w:rPr>
              <w:t>Date</w:t>
            </w:r>
          </w:p>
        </w:tc>
        <w:tc>
          <w:tcPr>
            <w:tcW w:w="3729" w:type="dxa"/>
          </w:tcPr>
          <w:p w14:paraId="1B750A1C" w14:textId="77777777" w:rsidR="001C7CA8" w:rsidRPr="00777DB7" w:rsidRDefault="001C7CA8" w:rsidP="00F11567">
            <w:pPr>
              <w:rPr>
                <w:lang w:eastAsia="en-CA"/>
              </w:rPr>
            </w:pPr>
            <w:r w:rsidRPr="00777DB7">
              <w:rPr>
                <w:lang w:eastAsia="en-CA"/>
              </w:rPr>
              <w:t>Description</w:t>
            </w:r>
          </w:p>
        </w:tc>
        <w:tc>
          <w:tcPr>
            <w:tcW w:w="2729" w:type="dxa"/>
          </w:tcPr>
          <w:p w14:paraId="7411894B" w14:textId="77777777" w:rsidR="001C7CA8" w:rsidRPr="00777DB7" w:rsidRDefault="001C7CA8" w:rsidP="00F11567">
            <w:pPr>
              <w:rPr>
                <w:lang w:eastAsia="en-CA"/>
              </w:rPr>
            </w:pPr>
            <w:r w:rsidRPr="00777DB7">
              <w:rPr>
                <w:lang w:eastAsia="en-CA"/>
              </w:rPr>
              <w:t>Author</w:t>
            </w:r>
          </w:p>
        </w:tc>
      </w:tr>
      <w:tr w:rsidR="001C7CA8" w14:paraId="14C6AADC" w14:textId="77777777" w:rsidTr="00495A22">
        <w:trPr>
          <w:trHeight w:val="71"/>
        </w:trPr>
        <w:tc>
          <w:tcPr>
            <w:tcW w:w="1231" w:type="dxa"/>
          </w:tcPr>
          <w:p w14:paraId="55A4B5CE" w14:textId="77777777" w:rsidR="001C7CA8" w:rsidRDefault="00353EEA" w:rsidP="00F11567">
            <w:r>
              <w:t>0.1</w:t>
            </w:r>
          </w:p>
        </w:tc>
        <w:tc>
          <w:tcPr>
            <w:tcW w:w="1661" w:type="dxa"/>
          </w:tcPr>
          <w:p w14:paraId="2ADF764E" w14:textId="77777777" w:rsidR="001C7CA8" w:rsidRPr="00FF72F0" w:rsidRDefault="00931C56" w:rsidP="00F11567">
            <w:r w:rsidRPr="00FF72F0">
              <w:t>21-9-</w:t>
            </w:r>
            <w:r w:rsidR="001954A7" w:rsidRPr="00FF72F0">
              <w:t>2018</w:t>
            </w:r>
          </w:p>
        </w:tc>
        <w:tc>
          <w:tcPr>
            <w:tcW w:w="3729" w:type="dxa"/>
          </w:tcPr>
          <w:p w14:paraId="59CA5957" w14:textId="77777777" w:rsidR="001C7CA8" w:rsidRPr="00FF72F0" w:rsidRDefault="000E587F" w:rsidP="00F11567">
            <w:r w:rsidRPr="00FF72F0">
              <w:t>Draft</w:t>
            </w:r>
          </w:p>
        </w:tc>
        <w:tc>
          <w:tcPr>
            <w:tcW w:w="2729" w:type="dxa"/>
          </w:tcPr>
          <w:p w14:paraId="42D231A0" w14:textId="77777777" w:rsidR="001C7CA8" w:rsidRPr="00FF72F0" w:rsidRDefault="00931C56" w:rsidP="00F11567">
            <w:r w:rsidRPr="00FF72F0">
              <w:t>Roelof van den Heuvel</w:t>
            </w:r>
          </w:p>
        </w:tc>
      </w:tr>
      <w:tr w:rsidR="000E587F" w14:paraId="6B10DD52" w14:textId="77777777" w:rsidTr="00495A22">
        <w:tc>
          <w:tcPr>
            <w:tcW w:w="1231" w:type="dxa"/>
          </w:tcPr>
          <w:p w14:paraId="24956455" w14:textId="77777777" w:rsidR="000E587F" w:rsidRDefault="000E587F" w:rsidP="000E587F">
            <w:r>
              <w:t>0.2</w:t>
            </w:r>
          </w:p>
        </w:tc>
        <w:tc>
          <w:tcPr>
            <w:tcW w:w="1661" w:type="dxa"/>
          </w:tcPr>
          <w:p w14:paraId="1236E361" w14:textId="77777777" w:rsidR="000E587F" w:rsidRPr="000E587F" w:rsidRDefault="007A09B1" w:rsidP="000E587F">
            <w:r>
              <w:t>26-9-2018</w:t>
            </w:r>
          </w:p>
        </w:tc>
        <w:tc>
          <w:tcPr>
            <w:tcW w:w="3729" w:type="dxa"/>
          </w:tcPr>
          <w:p w14:paraId="5EBDB330" w14:textId="77777777" w:rsidR="000E587F" w:rsidRPr="000E587F" w:rsidRDefault="007A09B1" w:rsidP="000E587F">
            <w:r>
              <w:t>Draft</w:t>
            </w:r>
          </w:p>
        </w:tc>
        <w:tc>
          <w:tcPr>
            <w:tcW w:w="2729" w:type="dxa"/>
          </w:tcPr>
          <w:p w14:paraId="2E90260F" w14:textId="77777777" w:rsidR="000E587F" w:rsidRPr="000E587F" w:rsidRDefault="007A09B1" w:rsidP="000E587F">
            <w:r>
              <w:t>Sabrina</w:t>
            </w:r>
            <w:r w:rsidRPr="00A74C67">
              <w:rPr>
                <w:lang w:val="en-GB"/>
              </w:rPr>
              <w:t xml:space="preserve"> </w:t>
            </w:r>
            <w:proofErr w:type="spellStart"/>
            <w:r w:rsidRPr="00A74C67">
              <w:rPr>
                <w:lang w:val="en-GB"/>
              </w:rPr>
              <w:t>Perron</w:t>
            </w:r>
            <w:proofErr w:type="spellEnd"/>
            <w:r>
              <w:t xml:space="preserve">-Fortin </w:t>
            </w:r>
          </w:p>
        </w:tc>
      </w:tr>
      <w:tr w:rsidR="001C7CA8" w14:paraId="4C0D364F" w14:textId="77777777" w:rsidTr="00495A22">
        <w:tc>
          <w:tcPr>
            <w:tcW w:w="1231" w:type="dxa"/>
          </w:tcPr>
          <w:p w14:paraId="010784C2" w14:textId="77777777" w:rsidR="001C7CA8" w:rsidRDefault="00902985" w:rsidP="00F11567">
            <w:r>
              <w:t>0.3</w:t>
            </w:r>
          </w:p>
        </w:tc>
        <w:tc>
          <w:tcPr>
            <w:tcW w:w="1661" w:type="dxa"/>
          </w:tcPr>
          <w:p w14:paraId="187CC498" w14:textId="4FF89473" w:rsidR="001C7CA8" w:rsidRDefault="00F80917" w:rsidP="00F11567">
            <w:r>
              <w:t>26/02/2019</w:t>
            </w:r>
          </w:p>
        </w:tc>
        <w:tc>
          <w:tcPr>
            <w:tcW w:w="3729" w:type="dxa"/>
          </w:tcPr>
          <w:p w14:paraId="058EC4F4" w14:textId="3F0A237C" w:rsidR="001C7CA8" w:rsidRDefault="00F80917" w:rsidP="00F11567">
            <w:r>
              <w:t>Final Draft</w:t>
            </w:r>
          </w:p>
        </w:tc>
        <w:tc>
          <w:tcPr>
            <w:tcW w:w="2729" w:type="dxa"/>
          </w:tcPr>
          <w:p w14:paraId="5126796D" w14:textId="6E61B0F2" w:rsidR="001C7CA8" w:rsidRDefault="00F80917" w:rsidP="00F11567">
            <w:r>
              <w:t>Roelof van den Heuvel</w:t>
            </w:r>
          </w:p>
        </w:tc>
      </w:tr>
      <w:tr w:rsidR="001C7CA8" w14:paraId="105DDA46" w14:textId="77777777" w:rsidTr="00495A22">
        <w:tc>
          <w:tcPr>
            <w:tcW w:w="1231" w:type="dxa"/>
          </w:tcPr>
          <w:p w14:paraId="31E93F7B" w14:textId="279C0B5B" w:rsidR="001C7CA8" w:rsidRDefault="00973447" w:rsidP="00F11567">
            <w:r>
              <w:t>0.4</w:t>
            </w:r>
          </w:p>
        </w:tc>
        <w:tc>
          <w:tcPr>
            <w:tcW w:w="1661" w:type="dxa"/>
          </w:tcPr>
          <w:p w14:paraId="5C350FCC" w14:textId="3FF04783" w:rsidR="001C7CA8" w:rsidRDefault="008F5D40" w:rsidP="00F11567">
            <w:r>
              <w:t>25</w:t>
            </w:r>
            <w:r w:rsidR="00973447">
              <w:t>/04/2019</w:t>
            </w:r>
          </w:p>
        </w:tc>
        <w:tc>
          <w:tcPr>
            <w:tcW w:w="3729" w:type="dxa"/>
          </w:tcPr>
          <w:p w14:paraId="7AABF533" w14:textId="60003018" w:rsidR="001C7CA8" w:rsidRDefault="00973447" w:rsidP="00F11567">
            <w:r>
              <w:t>Draft</w:t>
            </w:r>
          </w:p>
        </w:tc>
        <w:tc>
          <w:tcPr>
            <w:tcW w:w="2729" w:type="dxa"/>
          </w:tcPr>
          <w:p w14:paraId="31EA9B8A" w14:textId="0241F1B3" w:rsidR="001C7CA8" w:rsidRDefault="00973447" w:rsidP="00F11567">
            <w:r>
              <w:t>Carol Nevin</w:t>
            </w:r>
          </w:p>
        </w:tc>
      </w:tr>
      <w:tr w:rsidR="00752BAF" w14:paraId="4B774695" w14:textId="77777777" w:rsidTr="00E54417">
        <w:tc>
          <w:tcPr>
            <w:tcW w:w="1231" w:type="dxa"/>
          </w:tcPr>
          <w:p w14:paraId="0BDEDB30" w14:textId="358AC3C3" w:rsidR="00752BAF" w:rsidRDefault="00752BAF" w:rsidP="00F11567">
            <w:r>
              <w:t>0.5</w:t>
            </w:r>
          </w:p>
        </w:tc>
        <w:tc>
          <w:tcPr>
            <w:tcW w:w="1661" w:type="dxa"/>
          </w:tcPr>
          <w:p w14:paraId="7F8B8285" w14:textId="218C51C9" w:rsidR="00752BAF" w:rsidRDefault="007C453E" w:rsidP="00F11567">
            <w:r>
              <w:t>20/08</w:t>
            </w:r>
            <w:r w:rsidR="00752BAF">
              <w:t>/2019</w:t>
            </w:r>
          </w:p>
        </w:tc>
        <w:tc>
          <w:tcPr>
            <w:tcW w:w="3729" w:type="dxa"/>
          </w:tcPr>
          <w:p w14:paraId="261B3077" w14:textId="5C53B0C8" w:rsidR="00752BAF" w:rsidRDefault="00752BAF" w:rsidP="00F11567">
            <w:r>
              <w:t>Draft</w:t>
            </w:r>
          </w:p>
        </w:tc>
        <w:tc>
          <w:tcPr>
            <w:tcW w:w="2729" w:type="dxa"/>
          </w:tcPr>
          <w:p w14:paraId="7C1EFA5A" w14:textId="0955CE3B" w:rsidR="00752BAF" w:rsidRDefault="00752BAF" w:rsidP="00F11567">
            <w:r>
              <w:t>Garth Nevin</w:t>
            </w:r>
          </w:p>
        </w:tc>
      </w:tr>
      <w:tr w:rsidR="00FF72F0" w14:paraId="1FF3C1F5" w14:textId="77777777" w:rsidTr="00E54417">
        <w:tc>
          <w:tcPr>
            <w:tcW w:w="1231" w:type="dxa"/>
          </w:tcPr>
          <w:p w14:paraId="7EC695F8" w14:textId="4C8B1F4C" w:rsidR="00FF72F0" w:rsidRDefault="00E36E8C" w:rsidP="00F11567">
            <w:r>
              <w:t>0.6</w:t>
            </w:r>
          </w:p>
        </w:tc>
        <w:tc>
          <w:tcPr>
            <w:tcW w:w="1661" w:type="dxa"/>
          </w:tcPr>
          <w:p w14:paraId="2374351F" w14:textId="26F9CF41" w:rsidR="00FF72F0" w:rsidRDefault="005413C8" w:rsidP="00F11567">
            <w:r>
              <w:t>23/11/2020</w:t>
            </w:r>
          </w:p>
        </w:tc>
        <w:tc>
          <w:tcPr>
            <w:tcW w:w="3729" w:type="dxa"/>
          </w:tcPr>
          <w:p w14:paraId="3C269AA3" w14:textId="4C2DF41E" w:rsidR="00FF72F0" w:rsidRDefault="00E36E8C" w:rsidP="00F11567">
            <w:r>
              <w:t>Draft</w:t>
            </w:r>
          </w:p>
        </w:tc>
        <w:tc>
          <w:tcPr>
            <w:tcW w:w="2729" w:type="dxa"/>
          </w:tcPr>
          <w:p w14:paraId="300737C8" w14:textId="3B1DAF0A" w:rsidR="00FF72F0" w:rsidRDefault="00FF72F0" w:rsidP="00F11567">
            <w:r>
              <w:t>Garth Nevin</w:t>
            </w:r>
          </w:p>
        </w:tc>
      </w:tr>
      <w:tr w:rsidR="00E36E8C" w14:paraId="2DD818F3" w14:textId="77777777" w:rsidTr="00E54417">
        <w:tc>
          <w:tcPr>
            <w:tcW w:w="1231" w:type="dxa"/>
          </w:tcPr>
          <w:p w14:paraId="69142F82" w14:textId="710FB661" w:rsidR="00E36E8C" w:rsidRDefault="00D4082C" w:rsidP="00F11567">
            <w:ins w:id="1" w:author="Nevin, Garth (Melrose - ZA)" w:date="2021-09-03T13:15:00Z">
              <w:r>
                <w:t>0.7</w:t>
              </w:r>
            </w:ins>
          </w:p>
        </w:tc>
        <w:tc>
          <w:tcPr>
            <w:tcW w:w="1661" w:type="dxa"/>
          </w:tcPr>
          <w:p w14:paraId="466F78B3" w14:textId="1C4644B6" w:rsidR="00E36E8C" w:rsidRDefault="00C32FF2" w:rsidP="00F11567">
            <w:r>
              <w:t>03/09/2021</w:t>
            </w:r>
          </w:p>
        </w:tc>
        <w:tc>
          <w:tcPr>
            <w:tcW w:w="3729" w:type="dxa"/>
          </w:tcPr>
          <w:p w14:paraId="3D764923" w14:textId="60DB2D53" w:rsidR="00E36E8C" w:rsidRDefault="00C32FF2" w:rsidP="00F11567">
            <w:r>
              <w:t>Draft</w:t>
            </w:r>
          </w:p>
        </w:tc>
        <w:tc>
          <w:tcPr>
            <w:tcW w:w="2729" w:type="dxa"/>
          </w:tcPr>
          <w:p w14:paraId="7DE0A2F2" w14:textId="0C10C91A" w:rsidR="00E36E8C" w:rsidRDefault="00C32FF2" w:rsidP="00F11567">
            <w:r>
              <w:t>Garth Nevin</w:t>
            </w:r>
          </w:p>
        </w:tc>
      </w:tr>
    </w:tbl>
    <w:p w14:paraId="7B8B5A6F" w14:textId="1DE414F2" w:rsidR="001C7CA8" w:rsidRDefault="001C7CA8" w:rsidP="001C7C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4675"/>
        <w:gridCol w:w="4675"/>
      </w:tblGrid>
      <w:tr w:rsidR="001C7CA8" w14:paraId="15B6E318" w14:textId="77777777" w:rsidTr="00495A22">
        <w:tc>
          <w:tcPr>
            <w:tcW w:w="4675" w:type="dxa"/>
            <w:vAlign w:val="center"/>
          </w:tcPr>
          <w:p w14:paraId="2C195E92" w14:textId="77777777" w:rsidR="001C7CA8" w:rsidRPr="00923593" w:rsidRDefault="001C7CA8" w:rsidP="00F11567">
            <w:pPr>
              <w:pStyle w:val="Heading7"/>
              <w:rPr>
                <w:b/>
              </w:rPr>
            </w:pPr>
            <w:r w:rsidRPr="00923593">
              <w:t>Overall Status</w:t>
            </w:r>
          </w:p>
        </w:tc>
        <w:sdt>
          <w:sdtPr>
            <w:alias w:val="Status"/>
            <w:tag w:val="Status"/>
            <w:id w:val="2063126747"/>
            <w:placeholder>
              <w:docPart w:val="1F9AB74FB223471EA38DB4CEEBA07AFC"/>
            </w:placeholder>
            <w:dropDownList>
              <w:listItem w:value="Choose an item."/>
              <w:listItem w:displayText="Draft" w:value="Draft"/>
              <w:listItem w:displayText="Ready for Core Team Review" w:value="Ready for Core Team Review"/>
              <w:listItem w:displayText="Ready for SME Review" w:value="Ready for SME Review"/>
              <w:listItem w:displayText="Final" w:value="Final"/>
            </w:dropDownList>
          </w:sdtPr>
          <w:sdtContent>
            <w:tc>
              <w:tcPr>
                <w:tcW w:w="4675" w:type="dxa"/>
              </w:tcPr>
              <w:p w14:paraId="644DBF75" w14:textId="72BBE3D7" w:rsidR="001C7CA8" w:rsidRDefault="00FF72F0" w:rsidP="00F11567">
                <w:r>
                  <w:t>Ready for Core Team Review</w:t>
                </w:r>
              </w:p>
            </w:tc>
          </w:sdtContent>
        </w:sdt>
      </w:tr>
    </w:tbl>
    <w:p w14:paraId="2432BF4D" w14:textId="77777777" w:rsidR="001C7CA8" w:rsidRDefault="001C7CA8" w:rsidP="001C7CA8"/>
    <w:p w14:paraId="49E1AD90" w14:textId="77777777" w:rsidR="001C7CA8" w:rsidRDefault="001C7CA8">
      <w:pPr>
        <w:spacing w:before="0"/>
      </w:pPr>
      <w:r>
        <w:br w:type="page"/>
      </w:r>
    </w:p>
    <w:sdt>
      <w:sdtPr>
        <w:rPr>
          <w:rFonts w:asciiTheme="minorHAnsi" w:eastAsiaTheme="minorHAnsi" w:hAnsiTheme="minorHAnsi" w:cstheme="minorBidi"/>
          <w:color w:val="auto"/>
          <w:sz w:val="22"/>
          <w:szCs w:val="22"/>
          <w:lang w:val="en-CA"/>
        </w:rPr>
        <w:id w:val="1906336431"/>
        <w:docPartObj>
          <w:docPartGallery w:val="Table of Contents"/>
          <w:docPartUnique/>
        </w:docPartObj>
      </w:sdtPr>
      <w:sdtEndPr>
        <w:rPr>
          <w:b/>
          <w:bCs/>
          <w:noProof/>
        </w:rPr>
      </w:sdtEndPr>
      <w:sdtContent>
        <w:p w14:paraId="71CC36D0" w14:textId="77777777" w:rsidR="00ED5702" w:rsidRDefault="00CC3D66">
          <w:pPr>
            <w:pStyle w:val="TOCHeading"/>
          </w:pPr>
          <w:r>
            <w:t>Contents</w:t>
          </w:r>
        </w:p>
        <w:p w14:paraId="0C8B7033" w14:textId="11445044" w:rsidR="009159CB" w:rsidRDefault="00ED5702">
          <w:pPr>
            <w:pStyle w:val="TOC1"/>
            <w:rPr>
              <w:rFonts w:eastAsiaTheme="minorEastAsia"/>
              <w:noProof/>
              <w:lang w:val="en-GB" w:eastAsia="en-GB"/>
            </w:rPr>
          </w:pPr>
          <w:r>
            <w:fldChar w:fldCharType="begin"/>
          </w:r>
          <w:r>
            <w:instrText xml:space="preserve"> TOC \o "1-3" \h \z \u </w:instrText>
          </w:r>
          <w:r>
            <w:fldChar w:fldCharType="separate"/>
          </w:r>
          <w:bookmarkStart w:id="2" w:name="_GoBack"/>
          <w:bookmarkEnd w:id="2"/>
          <w:r w:rsidR="009159CB" w:rsidRPr="006849EA">
            <w:rPr>
              <w:rStyle w:val="Hyperlink"/>
              <w:noProof/>
            </w:rPr>
            <w:fldChar w:fldCharType="begin"/>
          </w:r>
          <w:r w:rsidR="009159CB" w:rsidRPr="006849EA">
            <w:rPr>
              <w:rStyle w:val="Hyperlink"/>
              <w:noProof/>
            </w:rPr>
            <w:instrText xml:space="preserve"> </w:instrText>
          </w:r>
          <w:r w:rsidR="009159CB">
            <w:rPr>
              <w:noProof/>
            </w:rPr>
            <w:instrText>HYPERLINK \l "_Toc81569807"</w:instrText>
          </w:r>
          <w:r w:rsidR="009159CB" w:rsidRPr="006849EA">
            <w:rPr>
              <w:rStyle w:val="Hyperlink"/>
              <w:noProof/>
            </w:rPr>
            <w:instrText xml:space="preserve"> </w:instrText>
          </w:r>
          <w:r w:rsidR="009159CB" w:rsidRPr="006849EA">
            <w:rPr>
              <w:rStyle w:val="Hyperlink"/>
              <w:noProof/>
            </w:rPr>
          </w:r>
          <w:r w:rsidR="009159CB" w:rsidRPr="006849EA">
            <w:rPr>
              <w:rStyle w:val="Hyperlink"/>
              <w:noProof/>
            </w:rPr>
            <w:fldChar w:fldCharType="separate"/>
          </w:r>
          <w:r w:rsidR="009159CB" w:rsidRPr="006849EA">
            <w:rPr>
              <w:rStyle w:val="Hyperlink"/>
              <w:rFonts w:ascii="Arial" w:hAnsi="Arial" w:cs="Arial"/>
              <w:noProof/>
            </w:rPr>
            <w:t>Introduction</w:t>
          </w:r>
          <w:r w:rsidR="009159CB" w:rsidRPr="006849EA">
            <w:rPr>
              <w:rStyle w:val="Hyperlink"/>
              <w:rFonts w:ascii="Arial" w:hAnsi="Arial" w:cs="Arial"/>
              <w:noProof/>
              <w:lang w:eastAsia="en-CA"/>
            </w:rPr>
            <w:t xml:space="preserve"> / Purpose</w:t>
          </w:r>
          <w:r w:rsidR="009159CB">
            <w:rPr>
              <w:noProof/>
              <w:webHidden/>
            </w:rPr>
            <w:tab/>
          </w:r>
          <w:r w:rsidR="009159CB">
            <w:rPr>
              <w:noProof/>
              <w:webHidden/>
            </w:rPr>
            <w:fldChar w:fldCharType="begin"/>
          </w:r>
          <w:r w:rsidR="009159CB">
            <w:rPr>
              <w:noProof/>
              <w:webHidden/>
            </w:rPr>
            <w:instrText xml:space="preserve"> PAGEREF _Toc81569807 \h </w:instrText>
          </w:r>
          <w:r w:rsidR="009159CB">
            <w:rPr>
              <w:noProof/>
              <w:webHidden/>
            </w:rPr>
          </w:r>
          <w:r w:rsidR="009159CB">
            <w:rPr>
              <w:noProof/>
              <w:webHidden/>
            </w:rPr>
            <w:fldChar w:fldCharType="separate"/>
          </w:r>
          <w:r w:rsidR="009159CB">
            <w:rPr>
              <w:noProof/>
              <w:webHidden/>
            </w:rPr>
            <w:t>4</w:t>
          </w:r>
          <w:r w:rsidR="009159CB">
            <w:rPr>
              <w:noProof/>
              <w:webHidden/>
            </w:rPr>
            <w:fldChar w:fldCharType="end"/>
          </w:r>
          <w:r w:rsidR="009159CB" w:rsidRPr="006849EA">
            <w:rPr>
              <w:rStyle w:val="Hyperlink"/>
              <w:noProof/>
            </w:rPr>
            <w:fldChar w:fldCharType="end"/>
          </w:r>
        </w:p>
        <w:p w14:paraId="5C5C16D6" w14:textId="455082C5" w:rsidR="009159CB" w:rsidRDefault="009159CB">
          <w:pPr>
            <w:pStyle w:val="TOC1"/>
            <w:rPr>
              <w:rFonts w:eastAsiaTheme="minorEastAsia"/>
              <w:noProof/>
              <w:lang w:val="en-GB" w:eastAsia="en-GB"/>
            </w:rPr>
          </w:pPr>
          <w:hyperlink w:anchor="_Toc81569808" w:history="1">
            <w:r w:rsidRPr="006849EA">
              <w:rPr>
                <w:rStyle w:val="Hyperlink"/>
                <w:rFonts w:ascii="Arial" w:hAnsi="Arial" w:cs="Arial"/>
                <w:noProof/>
                <w:lang w:eastAsia="en-CA"/>
              </w:rPr>
              <w:t>Assumptions</w:t>
            </w:r>
            <w:r>
              <w:rPr>
                <w:noProof/>
                <w:webHidden/>
              </w:rPr>
              <w:tab/>
            </w:r>
            <w:r>
              <w:rPr>
                <w:noProof/>
                <w:webHidden/>
              </w:rPr>
              <w:fldChar w:fldCharType="begin"/>
            </w:r>
            <w:r>
              <w:rPr>
                <w:noProof/>
                <w:webHidden/>
              </w:rPr>
              <w:instrText xml:space="preserve"> PAGEREF _Toc81569808 \h </w:instrText>
            </w:r>
            <w:r>
              <w:rPr>
                <w:noProof/>
                <w:webHidden/>
              </w:rPr>
            </w:r>
            <w:r>
              <w:rPr>
                <w:noProof/>
                <w:webHidden/>
              </w:rPr>
              <w:fldChar w:fldCharType="separate"/>
            </w:r>
            <w:r>
              <w:rPr>
                <w:noProof/>
                <w:webHidden/>
              </w:rPr>
              <w:t>4</w:t>
            </w:r>
            <w:r>
              <w:rPr>
                <w:noProof/>
                <w:webHidden/>
              </w:rPr>
              <w:fldChar w:fldCharType="end"/>
            </w:r>
          </w:hyperlink>
        </w:p>
        <w:p w14:paraId="53E5066D" w14:textId="592DBDD8" w:rsidR="009159CB" w:rsidRDefault="009159CB">
          <w:pPr>
            <w:pStyle w:val="TOC1"/>
            <w:rPr>
              <w:rFonts w:eastAsiaTheme="minorEastAsia"/>
              <w:noProof/>
              <w:lang w:val="en-GB" w:eastAsia="en-GB"/>
            </w:rPr>
          </w:pPr>
          <w:hyperlink w:anchor="_Toc81569809" w:history="1">
            <w:r w:rsidRPr="006849EA">
              <w:rPr>
                <w:rStyle w:val="Hyperlink"/>
                <w:rFonts w:ascii="Arial" w:hAnsi="Arial" w:cs="Arial"/>
                <w:noProof/>
                <w:lang w:eastAsia="en-CA"/>
              </w:rPr>
              <w:t>Basic Rules</w:t>
            </w:r>
            <w:r>
              <w:rPr>
                <w:noProof/>
                <w:webHidden/>
              </w:rPr>
              <w:tab/>
            </w:r>
            <w:r>
              <w:rPr>
                <w:noProof/>
                <w:webHidden/>
              </w:rPr>
              <w:fldChar w:fldCharType="begin"/>
            </w:r>
            <w:r>
              <w:rPr>
                <w:noProof/>
                <w:webHidden/>
              </w:rPr>
              <w:instrText xml:space="preserve"> PAGEREF _Toc81569809 \h </w:instrText>
            </w:r>
            <w:r>
              <w:rPr>
                <w:noProof/>
                <w:webHidden/>
              </w:rPr>
            </w:r>
            <w:r>
              <w:rPr>
                <w:noProof/>
                <w:webHidden/>
              </w:rPr>
              <w:fldChar w:fldCharType="separate"/>
            </w:r>
            <w:r>
              <w:rPr>
                <w:noProof/>
                <w:webHidden/>
              </w:rPr>
              <w:t>4</w:t>
            </w:r>
            <w:r>
              <w:rPr>
                <w:noProof/>
                <w:webHidden/>
              </w:rPr>
              <w:fldChar w:fldCharType="end"/>
            </w:r>
          </w:hyperlink>
        </w:p>
        <w:p w14:paraId="14347903" w14:textId="59000971" w:rsidR="009159CB" w:rsidRDefault="009159CB">
          <w:pPr>
            <w:pStyle w:val="TOC1"/>
            <w:rPr>
              <w:rFonts w:eastAsiaTheme="minorEastAsia"/>
              <w:noProof/>
              <w:lang w:val="en-GB" w:eastAsia="en-GB"/>
            </w:rPr>
          </w:pPr>
          <w:hyperlink w:anchor="_Toc81569810" w:history="1">
            <w:r w:rsidRPr="006849EA">
              <w:rPr>
                <w:rStyle w:val="Hyperlink"/>
                <w:rFonts w:ascii="Arial" w:hAnsi="Arial" w:cs="Arial"/>
                <w:noProof/>
                <w:lang w:eastAsia="en-CA"/>
              </w:rPr>
              <w:t>Solution requirements</w:t>
            </w:r>
            <w:r>
              <w:rPr>
                <w:noProof/>
                <w:webHidden/>
              </w:rPr>
              <w:tab/>
            </w:r>
            <w:r>
              <w:rPr>
                <w:noProof/>
                <w:webHidden/>
              </w:rPr>
              <w:fldChar w:fldCharType="begin"/>
            </w:r>
            <w:r>
              <w:rPr>
                <w:noProof/>
                <w:webHidden/>
              </w:rPr>
              <w:instrText xml:space="preserve"> PAGEREF _Toc81569810 \h </w:instrText>
            </w:r>
            <w:r>
              <w:rPr>
                <w:noProof/>
                <w:webHidden/>
              </w:rPr>
            </w:r>
            <w:r>
              <w:rPr>
                <w:noProof/>
                <w:webHidden/>
              </w:rPr>
              <w:fldChar w:fldCharType="separate"/>
            </w:r>
            <w:r>
              <w:rPr>
                <w:noProof/>
                <w:webHidden/>
              </w:rPr>
              <w:t>5</w:t>
            </w:r>
            <w:r>
              <w:rPr>
                <w:noProof/>
                <w:webHidden/>
              </w:rPr>
              <w:fldChar w:fldCharType="end"/>
            </w:r>
          </w:hyperlink>
        </w:p>
        <w:p w14:paraId="3C1333C5" w14:textId="6CD8D4AD" w:rsidR="009159CB" w:rsidRDefault="009159CB">
          <w:pPr>
            <w:pStyle w:val="TOC3"/>
            <w:tabs>
              <w:tab w:val="right" w:leader="dot" w:pos="9629"/>
            </w:tabs>
            <w:rPr>
              <w:rFonts w:eastAsiaTheme="minorEastAsia"/>
              <w:noProof/>
              <w:lang w:val="en-GB" w:eastAsia="en-GB"/>
            </w:rPr>
          </w:pPr>
          <w:hyperlink w:anchor="_Toc81569811" w:history="1">
            <w:r w:rsidRPr="006849EA">
              <w:rPr>
                <w:rStyle w:val="Hyperlink"/>
                <w:rFonts w:ascii="Arial" w:hAnsi="Arial" w:cs="Arial"/>
                <w:noProof/>
              </w:rPr>
              <w:t>Short Format Description (SFD) (40 Characters)</w:t>
            </w:r>
            <w:r>
              <w:rPr>
                <w:noProof/>
                <w:webHidden/>
              </w:rPr>
              <w:tab/>
            </w:r>
            <w:r>
              <w:rPr>
                <w:noProof/>
                <w:webHidden/>
              </w:rPr>
              <w:fldChar w:fldCharType="begin"/>
            </w:r>
            <w:r>
              <w:rPr>
                <w:noProof/>
                <w:webHidden/>
              </w:rPr>
              <w:instrText xml:space="preserve"> PAGEREF _Toc81569811 \h </w:instrText>
            </w:r>
            <w:r>
              <w:rPr>
                <w:noProof/>
                <w:webHidden/>
              </w:rPr>
            </w:r>
            <w:r>
              <w:rPr>
                <w:noProof/>
                <w:webHidden/>
              </w:rPr>
              <w:fldChar w:fldCharType="separate"/>
            </w:r>
            <w:r>
              <w:rPr>
                <w:noProof/>
                <w:webHidden/>
              </w:rPr>
              <w:t>5</w:t>
            </w:r>
            <w:r>
              <w:rPr>
                <w:noProof/>
                <w:webHidden/>
              </w:rPr>
              <w:fldChar w:fldCharType="end"/>
            </w:r>
          </w:hyperlink>
        </w:p>
        <w:p w14:paraId="47B5D193" w14:textId="6A716FED" w:rsidR="009159CB" w:rsidRDefault="009159CB">
          <w:pPr>
            <w:pStyle w:val="TOC3"/>
            <w:tabs>
              <w:tab w:val="right" w:leader="dot" w:pos="9629"/>
            </w:tabs>
            <w:rPr>
              <w:rFonts w:eastAsiaTheme="minorEastAsia"/>
              <w:noProof/>
              <w:lang w:val="en-GB" w:eastAsia="en-GB"/>
            </w:rPr>
          </w:pPr>
          <w:hyperlink w:anchor="_Toc81569812" w:history="1">
            <w:r w:rsidRPr="006849EA">
              <w:rPr>
                <w:rStyle w:val="Hyperlink"/>
                <w:rFonts w:ascii="Arial" w:hAnsi="Arial" w:cs="Arial"/>
                <w:noProof/>
              </w:rPr>
              <w:t>Original Equipment Manufacturer (OEM) List</w:t>
            </w:r>
            <w:r>
              <w:rPr>
                <w:noProof/>
                <w:webHidden/>
              </w:rPr>
              <w:tab/>
            </w:r>
            <w:r>
              <w:rPr>
                <w:noProof/>
                <w:webHidden/>
              </w:rPr>
              <w:fldChar w:fldCharType="begin"/>
            </w:r>
            <w:r>
              <w:rPr>
                <w:noProof/>
                <w:webHidden/>
              </w:rPr>
              <w:instrText xml:space="preserve"> PAGEREF _Toc81569812 \h </w:instrText>
            </w:r>
            <w:r>
              <w:rPr>
                <w:noProof/>
                <w:webHidden/>
              </w:rPr>
            </w:r>
            <w:r>
              <w:rPr>
                <w:noProof/>
                <w:webHidden/>
              </w:rPr>
              <w:fldChar w:fldCharType="separate"/>
            </w:r>
            <w:r>
              <w:rPr>
                <w:noProof/>
                <w:webHidden/>
              </w:rPr>
              <w:t>5</w:t>
            </w:r>
            <w:r>
              <w:rPr>
                <w:noProof/>
                <w:webHidden/>
              </w:rPr>
              <w:fldChar w:fldCharType="end"/>
            </w:r>
          </w:hyperlink>
        </w:p>
        <w:p w14:paraId="2535D968" w14:textId="2D25B198" w:rsidR="009159CB" w:rsidRDefault="009159CB">
          <w:pPr>
            <w:pStyle w:val="TOC3"/>
            <w:tabs>
              <w:tab w:val="right" w:leader="dot" w:pos="9629"/>
            </w:tabs>
            <w:rPr>
              <w:rFonts w:eastAsiaTheme="minorEastAsia"/>
              <w:noProof/>
              <w:lang w:val="en-GB" w:eastAsia="en-GB"/>
            </w:rPr>
          </w:pPr>
          <w:hyperlink w:anchor="_Toc81569813" w:history="1">
            <w:r w:rsidRPr="006849EA">
              <w:rPr>
                <w:rStyle w:val="Hyperlink"/>
                <w:rFonts w:ascii="Arial" w:hAnsi="Arial" w:cs="Arial"/>
                <w:noProof/>
              </w:rPr>
              <w:t>LONG DESCRIPTION FORMAT</w:t>
            </w:r>
            <w:r>
              <w:rPr>
                <w:noProof/>
                <w:webHidden/>
              </w:rPr>
              <w:tab/>
            </w:r>
            <w:r>
              <w:rPr>
                <w:noProof/>
                <w:webHidden/>
              </w:rPr>
              <w:fldChar w:fldCharType="begin"/>
            </w:r>
            <w:r>
              <w:rPr>
                <w:noProof/>
                <w:webHidden/>
              </w:rPr>
              <w:instrText xml:space="preserve"> PAGEREF _Toc81569813 \h </w:instrText>
            </w:r>
            <w:r>
              <w:rPr>
                <w:noProof/>
                <w:webHidden/>
              </w:rPr>
            </w:r>
            <w:r>
              <w:rPr>
                <w:noProof/>
                <w:webHidden/>
              </w:rPr>
              <w:fldChar w:fldCharType="separate"/>
            </w:r>
            <w:r>
              <w:rPr>
                <w:noProof/>
                <w:webHidden/>
              </w:rPr>
              <w:t>6</w:t>
            </w:r>
            <w:r>
              <w:rPr>
                <w:noProof/>
                <w:webHidden/>
              </w:rPr>
              <w:fldChar w:fldCharType="end"/>
            </w:r>
          </w:hyperlink>
        </w:p>
        <w:p w14:paraId="1DE23EEE" w14:textId="58B15778" w:rsidR="009159CB" w:rsidRDefault="009159CB">
          <w:pPr>
            <w:pStyle w:val="TOC3"/>
            <w:tabs>
              <w:tab w:val="left" w:pos="880"/>
              <w:tab w:val="right" w:leader="dot" w:pos="9629"/>
            </w:tabs>
            <w:rPr>
              <w:rFonts w:eastAsiaTheme="minorEastAsia"/>
              <w:noProof/>
              <w:lang w:val="en-GB" w:eastAsia="en-GB"/>
            </w:rPr>
          </w:pPr>
          <w:hyperlink w:anchor="_Toc81569814" w:history="1">
            <w:r w:rsidRPr="006849EA">
              <w:rPr>
                <w:rStyle w:val="Hyperlink"/>
                <w:rFonts w:ascii="Arial" w:hAnsi="Arial" w:cs="Arial"/>
                <w:noProof/>
              </w:rPr>
              <w:t>1.</w:t>
            </w:r>
            <w:r>
              <w:rPr>
                <w:rFonts w:eastAsiaTheme="minorEastAsia"/>
                <w:noProof/>
                <w:lang w:val="en-GB" w:eastAsia="en-GB"/>
              </w:rPr>
              <w:tab/>
            </w:r>
            <w:r w:rsidRPr="006849EA">
              <w:rPr>
                <w:rStyle w:val="Hyperlink"/>
                <w:rFonts w:ascii="Arial" w:hAnsi="Arial" w:cs="Arial"/>
                <w:noProof/>
              </w:rPr>
              <w:t>Class</w:t>
            </w:r>
            <w:r>
              <w:rPr>
                <w:noProof/>
                <w:webHidden/>
              </w:rPr>
              <w:tab/>
            </w:r>
            <w:r>
              <w:rPr>
                <w:noProof/>
                <w:webHidden/>
              </w:rPr>
              <w:fldChar w:fldCharType="begin"/>
            </w:r>
            <w:r>
              <w:rPr>
                <w:noProof/>
                <w:webHidden/>
              </w:rPr>
              <w:instrText xml:space="preserve"> PAGEREF _Toc81569814 \h </w:instrText>
            </w:r>
            <w:r>
              <w:rPr>
                <w:noProof/>
                <w:webHidden/>
              </w:rPr>
            </w:r>
            <w:r>
              <w:rPr>
                <w:noProof/>
                <w:webHidden/>
              </w:rPr>
              <w:fldChar w:fldCharType="separate"/>
            </w:r>
            <w:r>
              <w:rPr>
                <w:noProof/>
                <w:webHidden/>
              </w:rPr>
              <w:t>6</w:t>
            </w:r>
            <w:r>
              <w:rPr>
                <w:noProof/>
                <w:webHidden/>
              </w:rPr>
              <w:fldChar w:fldCharType="end"/>
            </w:r>
          </w:hyperlink>
        </w:p>
        <w:p w14:paraId="0B94E344" w14:textId="0265D344" w:rsidR="009159CB" w:rsidRDefault="009159CB">
          <w:pPr>
            <w:pStyle w:val="TOC3"/>
            <w:tabs>
              <w:tab w:val="left" w:pos="880"/>
              <w:tab w:val="right" w:leader="dot" w:pos="9629"/>
            </w:tabs>
            <w:rPr>
              <w:rFonts w:eastAsiaTheme="minorEastAsia"/>
              <w:noProof/>
              <w:lang w:val="en-GB" w:eastAsia="en-GB"/>
            </w:rPr>
          </w:pPr>
          <w:hyperlink w:anchor="_Toc81569815" w:history="1">
            <w:r w:rsidRPr="006849EA">
              <w:rPr>
                <w:rStyle w:val="Hyperlink"/>
                <w:rFonts w:ascii="Arial" w:hAnsi="Arial" w:cs="Arial"/>
                <w:noProof/>
              </w:rPr>
              <w:t>2.</w:t>
            </w:r>
            <w:r>
              <w:rPr>
                <w:rFonts w:eastAsiaTheme="minorEastAsia"/>
                <w:noProof/>
                <w:lang w:val="en-GB" w:eastAsia="en-GB"/>
              </w:rPr>
              <w:tab/>
            </w:r>
            <w:r w:rsidRPr="006849EA">
              <w:rPr>
                <w:rStyle w:val="Hyperlink"/>
                <w:rFonts w:ascii="Arial" w:hAnsi="Arial" w:cs="Arial"/>
                <w:noProof/>
              </w:rPr>
              <w:t>Reference Text</w:t>
            </w:r>
            <w:r>
              <w:rPr>
                <w:noProof/>
                <w:webHidden/>
              </w:rPr>
              <w:tab/>
            </w:r>
            <w:r>
              <w:rPr>
                <w:noProof/>
                <w:webHidden/>
              </w:rPr>
              <w:fldChar w:fldCharType="begin"/>
            </w:r>
            <w:r>
              <w:rPr>
                <w:noProof/>
                <w:webHidden/>
              </w:rPr>
              <w:instrText xml:space="preserve"> PAGEREF _Toc81569815 \h </w:instrText>
            </w:r>
            <w:r>
              <w:rPr>
                <w:noProof/>
                <w:webHidden/>
              </w:rPr>
            </w:r>
            <w:r>
              <w:rPr>
                <w:noProof/>
                <w:webHidden/>
              </w:rPr>
              <w:fldChar w:fldCharType="separate"/>
            </w:r>
            <w:r>
              <w:rPr>
                <w:noProof/>
                <w:webHidden/>
              </w:rPr>
              <w:t>7</w:t>
            </w:r>
            <w:r>
              <w:rPr>
                <w:noProof/>
                <w:webHidden/>
              </w:rPr>
              <w:fldChar w:fldCharType="end"/>
            </w:r>
          </w:hyperlink>
        </w:p>
        <w:p w14:paraId="69DF6105" w14:textId="7B6B8A59" w:rsidR="009159CB" w:rsidRDefault="009159CB">
          <w:pPr>
            <w:pStyle w:val="TOC3"/>
            <w:tabs>
              <w:tab w:val="left" w:pos="880"/>
              <w:tab w:val="right" w:leader="dot" w:pos="9629"/>
            </w:tabs>
            <w:rPr>
              <w:rFonts w:eastAsiaTheme="minorEastAsia"/>
              <w:noProof/>
              <w:lang w:val="en-GB" w:eastAsia="en-GB"/>
            </w:rPr>
          </w:pPr>
          <w:hyperlink w:anchor="_Toc81569816" w:history="1">
            <w:r w:rsidRPr="006849EA">
              <w:rPr>
                <w:rStyle w:val="Hyperlink"/>
                <w:rFonts w:ascii="Arial" w:hAnsi="Arial" w:cs="Arial"/>
                <w:noProof/>
              </w:rPr>
              <w:t>3.</w:t>
            </w:r>
            <w:r>
              <w:rPr>
                <w:rFonts w:eastAsiaTheme="minorEastAsia"/>
                <w:noProof/>
                <w:lang w:val="en-GB" w:eastAsia="en-GB"/>
              </w:rPr>
              <w:tab/>
            </w:r>
            <w:r w:rsidRPr="006849EA">
              <w:rPr>
                <w:rStyle w:val="Hyperlink"/>
                <w:rFonts w:ascii="Arial" w:hAnsi="Arial" w:cs="Arial"/>
                <w:noProof/>
              </w:rPr>
              <w:t>PART NO</w:t>
            </w:r>
            <w:r>
              <w:rPr>
                <w:noProof/>
                <w:webHidden/>
              </w:rPr>
              <w:tab/>
            </w:r>
            <w:r>
              <w:rPr>
                <w:noProof/>
                <w:webHidden/>
              </w:rPr>
              <w:fldChar w:fldCharType="begin"/>
            </w:r>
            <w:r>
              <w:rPr>
                <w:noProof/>
                <w:webHidden/>
              </w:rPr>
              <w:instrText xml:space="preserve"> PAGEREF _Toc81569816 \h </w:instrText>
            </w:r>
            <w:r>
              <w:rPr>
                <w:noProof/>
                <w:webHidden/>
              </w:rPr>
            </w:r>
            <w:r>
              <w:rPr>
                <w:noProof/>
                <w:webHidden/>
              </w:rPr>
              <w:fldChar w:fldCharType="separate"/>
            </w:r>
            <w:r>
              <w:rPr>
                <w:noProof/>
                <w:webHidden/>
              </w:rPr>
              <w:t>7</w:t>
            </w:r>
            <w:r>
              <w:rPr>
                <w:noProof/>
                <w:webHidden/>
              </w:rPr>
              <w:fldChar w:fldCharType="end"/>
            </w:r>
          </w:hyperlink>
        </w:p>
        <w:p w14:paraId="3999FB4C" w14:textId="69B2E266" w:rsidR="009159CB" w:rsidRDefault="009159CB">
          <w:pPr>
            <w:pStyle w:val="TOC3"/>
            <w:tabs>
              <w:tab w:val="left" w:pos="880"/>
              <w:tab w:val="right" w:leader="dot" w:pos="9629"/>
            </w:tabs>
            <w:rPr>
              <w:rFonts w:eastAsiaTheme="minorEastAsia"/>
              <w:noProof/>
              <w:lang w:val="en-GB" w:eastAsia="en-GB"/>
            </w:rPr>
          </w:pPr>
          <w:hyperlink w:anchor="_Toc81569817" w:history="1">
            <w:r w:rsidRPr="006849EA">
              <w:rPr>
                <w:rStyle w:val="Hyperlink"/>
                <w:rFonts w:ascii="Arial" w:hAnsi="Arial" w:cs="Arial"/>
                <w:noProof/>
              </w:rPr>
              <w:t>4.</w:t>
            </w:r>
            <w:r>
              <w:rPr>
                <w:rFonts w:eastAsiaTheme="minorEastAsia"/>
                <w:noProof/>
                <w:lang w:val="en-GB" w:eastAsia="en-GB"/>
              </w:rPr>
              <w:tab/>
            </w:r>
            <w:r w:rsidRPr="006849EA">
              <w:rPr>
                <w:rStyle w:val="Hyperlink"/>
                <w:rFonts w:ascii="Arial" w:hAnsi="Arial" w:cs="Arial"/>
                <w:noProof/>
              </w:rPr>
              <w:t>DRAWING NO</w:t>
            </w:r>
            <w:r>
              <w:rPr>
                <w:noProof/>
                <w:webHidden/>
              </w:rPr>
              <w:tab/>
            </w:r>
            <w:r>
              <w:rPr>
                <w:noProof/>
                <w:webHidden/>
              </w:rPr>
              <w:fldChar w:fldCharType="begin"/>
            </w:r>
            <w:r>
              <w:rPr>
                <w:noProof/>
                <w:webHidden/>
              </w:rPr>
              <w:instrText xml:space="preserve"> PAGEREF _Toc81569817 \h </w:instrText>
            </w:r>
            <w:r>
              <w:rPr>
                <w:noProof/>
                <w:webHidden/>
              </w:rPr>
            </w:r>
            <w:r>
              <w:rPr>
                <w:noProof/>
                <w:webHidden/>
              </w:rPr>
              <w:fldChar w:fldCharType="separate"/>
            </w:r>
            <w:r>
              <w:rPr>
                <w:noProof/>
                <w:webHidden/>
              </w:rPr>
              <w:t>7</w:t>
            </w:r>
            <w:r>
              <w:rPr>
                <w:noProof/>
                <w:webHidden/>
              </w:rPr>
              <w:fldChar w:fldCharType="end"/>
            </w:r>
          </w:hyperlink>
        </w:p>
        <w:p w14:paraId="634A5D76" w14:textId="5F75980F" w:rsidR="009159CB" w:rsidRDefault="009159CB">
          <w:pPr>
            <w:pStyle w:val="TOC3"/>
            <w:tabs>
              <w:tab w:val="left" w:pos="880"/>
              <w:tab w:val="right" w:leader="dot" w:pos="9629"/>
            </w:tabs>
            <w:rPr>
              <w:rFonts w:eastAsiaTheme="minorEastAsia"/>
              <w:noProof/>
              <w:lang w:val="en-GB" w:eastAsia="en-GB"/>
            </w:rPr>
          </w:pPr>
          <w:hyperlink w:anchor="_Toc81569818" w:history="1">
            <w:r w:rsidRPr="006849EA">
              <w:rPr>
                <w:rStyle w:val="Hyperlink"/>
                <w:rFonts w:ascii="Arial" w:hAnsi="Arial" w:cs="Arial"/>
                <w:noProof/>
              </w:rPr>
              <w:t>5.</w:t>
            </w:r>
            <w:r>
              <w:rPr>
                <w:rFonts w:eastAsiaTheme="minorEastAsia"/>
                <w:noProof/>
                <w:lang w:val="en-GB" w:eastAsia="en-GB"/>
              </w:rPr>
              <w:tab/>
            </w:r>
            <w:r w:rsidRPr="006849EA">
              <w:rPr>
                <w:rStyle w:val="Hyperlink"/>
                <w:rFonts w:ascii="Arial" w:hAnsi="Arial" w:cs="Arial"/>
                <w:noProof/>
              </w:rPr>
              <w:t>CHARACTERISTICS</w:t>
            </w:r>
            <w:r>
              <w:rPr>
                <w:noProof/>
                <w:webHidden/>
              </w:rPr>
              <w:tab/>
            </w:r>
            <w:r>
              <w:rPr>
                <w:noProof/>
                <w:webHidden/>
              </w:rPr>
              <w:fldChar w:fldCharType="begin"/>
            </w:r>
            <w:r>
              <w:rPr>
                <w:noProof/>
                <w:webHidden/>
              </w:rPr>
              <w:instrText xml:space="preserve"> PAGEREF _Toc81569818 \h </w:instrText>
            </w:r>
            <w:r>
              <w:rPr>
                <w:noProof/>
                <w:webHidden/>
              </w:rPr>
            </w:r>
            <w:r>
              <w:rPr>
                <w:noProof/>
                <w:webHidden/>
              </w:rPr>
              <w:fldChar w:fldCharType="separate"/>
            </w:r>
            <w:r>
              <w:rPr>
                <w:noProof/>
                <w:webHidden/>
              </w:rPr>
              <w:t>7</w:t>
            </w:r>
            <w:r>
              <w:rPr>
                <w:noProof/>
                <w:webHidden/>
              </w:rPr>
              <w:fldChar w:fldCharType="end"/>
            </w:r>
          </w:hyperlink>
        </w:p>
        <w:p w14:paraId="36F06351" w14:textId="2898ED3E" w:rsidR="009159CB" w:rsidRDefault="009159CB">
          <w:pPr>
            <w:pStyle w:val="TOC3"/>
            <w:tabs>
              <w:tab w:val="left" w:pos="880"/>
              <w:tab w:val="right" w:leader="dot" w:pos="9629"/>
            </w:tabs>
            <w:rPr>
              <w:rFonts w:eastAsiaTheme="minorEastAsia"/>
              <w:noProof/>
              <w:lang w:val="en-GB" w:eastAsia="en-GB"/>
            </w:rPr>
          </w:pPr>
          <w:hyperlink w:anchor="_Toc81569819" w:history="1">
            <w:r w:rsidRPr="006849EA">
              <w:rPr>
                <w:rStyle w:val="Hyperlink"/>
                <w:rFonts w:ascii="Arial" w:hAnsi="Arial" w:cs="Arial"/>
                <w:noProof/>
              </w:rPr>
              <w:t>6.</w:t>
            </w:r>
            <w:r>
              <w:rPr>
                <w:rFonts w:eastAsiaTheme="minorEastAsia"/>
                <w:noProof/>
                <w:lang w:val="en-GB" w:eastAsia="en-GB"/>
              </w:rPr>
              <w:tab/>
            </w:r>
            <w:r w:rsidRPr="006849EA">
              <w:rPr>
                <w:rStyle w:val="Hyperlink"/>
                <w:rFonts w:ascii="Arial" w:hAnsi="Arial" w:cs="Arial"/>
                <w:noProof/>
              </w:rPr>
              <w:t>ADDITIONAL FEATURES</w:t>
            </w:r>
            <w:r>
              <w:rPr>
                <w:noProof/>
                <w:webHidden/>
              </w:rPr>
              <w:tab/>
            </w:r>
            <w:r>
              <w:rPr>
                <w:noProof/>
                <w:webHidden/>
              </w:rPr>
              <w:fldChar w:fldCharType="begin"/>
            </w:r>
            <w:r>
              <w:rPr>
                <w:noProof/>
                <w:webHidden/>
              </w:rPr>
              <w:instrText xml:space="preserve"> PAGEREF _Toc81569819 \h </w:instrText>
            </w:r>
            <w:r>
              <w:rPr>
                <w:noProof/>
                <w:webHidden/>
              </w:rPr>
            </w:r>
            <w:r>
              <w:rPr>
                <w:noProof/>
                <w:webHidden/>
              </w:rPr>
              <w:fldChar w:fldCharType="separate"/>
            </w:r>
            <w:r>
              <w:rPr>
                <w:noProof/>
                <w:webHidden/>
              </w:rPr>
              <w:t>7</w:t>
            </w:r>
            <w:r>
              <w:rPr>
                <w:noProof/>
                <w:webHidden/>
              </w:rPr>
              <w:fldChar w:fldCharType="end"/>
            </w:r>
          </w:hyperlink>
        </w:p>
        <w:p w14:paraId="3F1EE009" w14:textId="1D942A24" w:rsidR="009159CB" w:rsidRDefault="009159CB">
          <w:pPr>
            <w:pStyle w:val="TOC3"/>
            <w:tabs>
              <w:tab w:val="left" w:pos="880"/>
              <w:tab w:val="right" w:leader="dot" w:pos="9629"/>
            </w:tabs>
            <w:rPr>
              <w:rFonts w:eastAsiaTheme="minorEastAsia"/>
              <w:noProof/>
              <w:lang w:val="en-GB" w:eastAsia="en-GB"/>
            </w:rPr>
          </w:pPr>
          <w:hyperlink w:anchor="_Toc81569820" w:history="1">
            <w:r w:rsidRPr="006849EA">
              <w:rPr>
                <w:rStyle w:val="Hyperlink"/>
                <w:rFonts w:ascii="Arial" w:hAnsi="Arial" w:cs="Arial"/>
                <w:noProof/>
              </w:rPr>
              <w:t>7.</w:t>
            </w:r>
            <w:r>
              <w:rPr>
                <w:rFonts w:eastAsiaTheme="minorEastAsia"/>
                <w:noProof/>
                <w:lang w:val="en-GB" w:eastAsia="en-GB"/>
              </w:rPr>
              <w:tab/>
            </w:r>
            <w:r w:rsidRPr="006849EA">
              <w:rPr>
                <w:rStyle w:val="Hyperlink"/>
                <w:rFonts w:ascii="Arial" w:hAnsi="Arial" w:cs="Arial"/>
                <w:noProof/>
              </w:rPr>
              <w:t>CLEAN-UP OF ADDITIONAL FEATURES DATA</w:t>
            </w:r>
            <w:r>
              <w:rPr>
                <w:noProof/>
                <w:webHidden/>
              </w:rPr>
              <w:tab/>
            </w:r>
            <w:r>
              <w:rPr>
                <w:noProof/>
                <w:webHidden/>
              </w:rPr>
              <w:fldChar w:fldCharType="begin"/>
            </w:r>
            <w:r>
              <w:rPr>
                <w:noProof/>
                <w:webHidden/>
              </w:rPr>
              <w:instrText xml:space="preserve"> PAGEREF _Toc81569820 \h </w:instrText>
            </w:r>
            <w:r>
              <w:rPr>
                <w:noProof/>
                <w:webHidden/>
              </w:rPr>
            </w:r>
            <w:r>
              <w:rPr>
                <w:noProof/>
                <w:webHidden/>
              </w:rPr>
              <w:fldChar w:fldCharType="separate"/>
            </w:r>
            <w:r>
              <w:rPr>
                <w:noProof/>
                <w:webHidden/>
              </w:rPr>
              <w:t>8</w:t>
            </w:r>
            <w:r>
              <w:rPr>
                <w:noProof/>
                <w:webHidden/>
              </w:rPr>
              <w:fldChar w:fldCharType="end"/>
            </w:r>
          </w:hyperlink>
        </w:p>
        <w:p w14:paraId="1E85894C" w14:textId="3FF9526A" w:rsidR="009159CB" w:rsidRDefault="009159CB">
          <w:pPr>
            <w:pStyle w:val="TOC3"/>
            <w:tabs>
              <w:tab w:val="left" w:pos="880"/>
              <w:tab w:val="right" w:leader="dot" w:pos="9629"/>
            </w:tabs>
            <w:rPr>
              <w:rFonts w:eastAsiaTheme="minorEastAsia"/>
              <w:noProof/>
              <w:lang w:val="en-GB" w:eastAsia="en-GB"/>
            </w:rPr>
          </w:pPr>
          <w:hyperlink w:anchor="_Toc81569821" w:history="1">
            <w:r w:rsidRPr="006849EA">
              <w:rPr>
                <w:rStyle w:val="Hyperlink"/>
                <w:rFonts w:ascii="Arial" w:hAnsi="Arial" w:cs="Arial"/>
                <w:noProof/>
              </w:rPr>
              <w:t>8.</w:t>
            </w:r>
            <w:r>
              <w:rPr>
                <w:rFonts w:eastAsiaTheme="minorEastAsia"/>
                <w:noProof/>
                <w:lang w:val="en-GB" w:eastAsia="en-GB"/>
              </w:rPr>
              <w:tab/>
            </w:r>
            <w:r w:rsidRPr="006849EA">
              <w:rPr>
                <w:rStyle w:val="Hyperlink"/>
                <w:rFonts w:ascii="Arial" w:hAnsi="Arial" w:cs="Arial"/>
                <w:noProof/>
              </w:rPr>
              <w:t>SAP MATERIAL GROUP and VALUATION CLASS</w:t>
            </w:r>
            <w:r>
              <w:rPr>
                <w:noProof/>
                <w:webHidden/>
              </w:rPr>
              <w:tab/>
            </w:r>
            <w:r>
              <w:rPr>
                <w:noProof/>
                <w:webHidden/>
              </w:rPr>
              <w:fldChar w:fldCharType="begin"/>
            </w:r>
            <w:r>
              <w:rPr>
                <w:noProof/>
                <w:webHidden/>
              </w:rPr>
              <w:instrText xml:space="preserve"> PAGEREF _Toc81569821 \h </w:instrText>
            </w:r>
            <w:r>
              <w:rPr>
                <w:noProof/>
                <w:webHidden/>
              </w:rPr>
            </w:r>
            <w:r>
              <w:rPr>
                <w:noProof/>
                <w:webHidden/>
              </w:rPr>
              <w:fldChar w:fldCharType="separate"/>
            </w:r>
            <w:r>
              <w:rPr>
                <w:noProof/>
                <w:webHidden/>
              </w:rPr>
              <w:t>8</w:t>
            </w:r>
            <w:r>
              <w:rPr>
                <w:noProof/>
                <w:webHidden/>
              </w:rPr>
              <w:fldChar w:fldCharType="end"/>
            </w:r>
          </w:hyperlink>
        </w:p>
        <w:p w14:paraId="03F0DBCA" w14:textId="199F1129" w:rsidR="009159CB" w:rsidRDefault="009159CB">
          <w:pPr>
            <w:pStyle w:val="TOC3"/>
            <w:tabs>
              <w:tab w:val="left" w:pos="880"/>
              <w:tab w:val="right" w:leader="dot" w:pos="9629"/>
            </w:tabs>
            <w:rPr>
              <w:rFonts w:eastAsiaTheme="minorEastAsia"/>
              <w:noProof/>
              <w:lang w:val="en-GB" w:eastAsia="en-GB"/>
            </w:rPr>
          </w:pPr>
          <w:hyperlink w:anchor="_Toc81569822" w:history="1">
            <w:r w:rsidRPr="006849EA">
              <w:rPr>
                <w:rStyle w:val="Hyperlink"/>
                <w:rFonts w:ascii="Arial" w:hAnsi="Arial" w:cs="Arial"/>
                <w:noProof/>
              </w:rPr>
              <w:t>9.</w:t>
            </w:r>
            <w:r>
              <w:rPr>
                <w:rFonts w:eastAsiaTheme="minorEastAsia"/>
                <w:noProof/>
                <w:lang w:val="en-GB" w:eastAsia="en-GB"/>
              </w:rPr>
              <w:tab/>
            </w:r>
            <w:r w:rsidRPr="006849EA">
              <w:rPr>
                <w:rStyle w:val="Hyperlink"/>
                <w:rFonts w:ascii="Arial" w:hAnsi="Arial" w:cs="Arial"/>
                <w:noProof/>
              </w:rPr>
              <w:t>MATERIAL TYPE</w:t>
            </w:r>
            <w:r>
              <w:rPr>
                <w:noProof/>
                <w:webHidden/>
              </w:rPr>
              <w:tab/>
            </w:r>
            <w:r>
              <w:rPr>
                <w:noProof/>
                <w:webHidden/>
              </w:rPr>
              <w:fldChar w:fldCharType="begin"/>
            </w:r>
            <w:r>
              <w:rPr>
                <w:noProof/>
                <w:webHidden/>
              </w:rPr>
              <w:instrText xml:space="preserve"> PAGEREF _Toc81569822 \h </w:instrText>
            </w:r>
            <w:r>
              <w:rPr>
                <w:noProof/>
                <w:webHidden/>
              </w:rPr>
            </w:r>
            <w:r>
              <w:rPr>
                <w:noProof/>
                <w:webHidden/>
              </w:rPr>
              <w:fldChar w:fldCharType="separate"/>
            </w:r>
            <w:r>
              <w:rPr>
                <w:noProof/>
                <w:webHidden/>
              </w:rPr>
              <w:t>11</w:t>
            </w:r>
            <w:r>
              <w:rPr>
                <w:noProof/>
                <w:webHidden/>
              </w:rPr>
              <w:fldChar w:fldCharType="end"/>
            </w:r>
          </w:hyperlink>
        </w:p>
        <w:p w14:paraId="4A2C8A2E" w14:textId="4AB3F040" w:rsidR="009159CB" w:rsidRDefault="009159CB">
          <w:pPr>
            <w:pStyle w:val="TOC3"/>
            <w:tabs>
              <w:tab w:val="left" w:pos="1100"/>
              <w:tab w:val="right" w:leader="dot" w:pos="9629"/>
            </w:tabs>
            <w:rPr>
              <w:rFonts w:eastAsiaTheme="minorEastAsia"/>
              <w:noProof/>
              <w:lang w:val="en-GB" w:eastAsia="en-GB"/>
            </w:rPr>
          </w:pPr>
          <w:hyperlink w:anchor="_Toc81569823" w:history="1">
            <w:r w:rsidRPr="006849EA">
              <w:rPr>
                <w:rStyle w:val="Hyperlink"/>
                <w:rFonts w:ascii="Arial" w:hAnsi="Arial" w:cs="Arial"/>
                <w:noProof/>
              </w:rPr>
              <w:t>10.</w:t>
            </w:r>
            <w:r>
              <w:rPr>
                <w:rFonts w:eastAsiaTheme="minorEastAsia"/>
                <w:noProof/>
                <w:lang w:val="en-GB" w:eastAsia="en-GB"/>
              </w:rPr>
              <w:tab/>
            </w:r>
            <w:r w:rsidRPr="006849EA">
              <w:rPr>
                <w:rStyle w:val="Hyperlink"/>
                <w:rFonts w:ascii="Arial" w:hAnsi="Arial" w:cs="Arial"/>
                <w:noProof/>
              </w:rPr>
              <w:t>LANGUAGE STANDARD</w:t>
            </w:r>
            <w:r>
              <w:rPr>
                <w:noProof/>
                <w:webHidden/>
              </w:rPr>
              <w:tab/>
            </w:r>
            <w:r>
              <w:rPr>
                <w:noProof/>
                <w:webHidden/>
              </w:rPr>
              <w:fldChar w:fldCharType="begin"/>
            </w:r>
            <w:r>
              <w:rPr>
                <w:noProof/>
                <w:webHidden/>
              </w:rPr>
              <w:instrText xml:space="preserve"> PAGEREF _Toc81569823 \h </w:instrText>
            </w:r>
            <w:r>
              <w:rPr>
                <w:noProof/>
                <w:webHidden/>
              </w:rPr>
            </w:r>
            <w:r>
              <w:rPr>
                <w:noProof/>
                <w:webHidden/>
              </w:rPr>
              <w:fldChar w:fldCharType="separate"/>
            </w:r>
            <w:r>
              <w:rPr>
                <w:noProof/>
                <w:webHidden/>
              </w:rPr>
              <w:t>12</w:t>
            </w:r>
            <w:r>
              <w:rPr>
                <w:noProof/>
                <w:webHidden/>
              </w:rPr>
              <w:fldChar w:fldCharType="end"/>
            </w:r>
          </w:hyperlink>
        </w:p>
        <w:p w14:paraId="29BDF096" w14:textId="38223C43" w:rsidR="009159CB" w:rsidRDefault="009159CB">
          <w:pPr>
            <w:pStyle w:val="TOC3"/>
            <w:tabs>
              <w:tab w:val="left" w:pos="1100"/>
              <w:tab w:val="right" w:leader="dot" w:pos="9629"/>
            </w:tabs>
            <w:rPr>
              <w:rFonts w:eastAsiaTheme="minorEastAsia"/>
              <w:noProof/>
              <w:lang w:val="en-GB" w:eastAsia="en-GB"/>
            </w:rPr>
          </w:pPr>
          <w:hyperlink w:anchor="_Toc81569824" w:history="1">
            <w:r w:rsidRPr="006849EA">
              <w:rPr>
                <w:rStyle w:val="Hyperlink"/>
                <w:rFonts w:ascii="Arial" w:hAnsi="Arial" w:cs="Arial"/>
                <w:noProof/>
              </w:rPr>
              <w:t>11.</w:t>
            </w:r>
            <w:r>
              <w:rPr>
                <w:rFonts w:eastAsiaTheme="minorEastAsia"/>
                <w:noProof/>
                <w:lang w:val="en-GB" w:eastAsia="en-GB"/>
              </w:rPr>
              <w:tab/>
            </w:r>
            <w:r w:rsidRPr="006849EA">
              <w:rPr>
                <w:rStyle w:val="Hyperlink"/>
                <w:rFonts w:ascii="Arial" w:hAnsi="Arial" w:cs="Arial"/>
                <w:noProof/>
              </w:rPr>
              <w:t>SPECIAL CHARACTERS</w:t>
            </w:r>
            <w:r>
              <w:rPr>
                <w:noProof/>
                <w:webHidden/>
              </w:rPr>
              <w:tab/>
            </w:r>
            <w:r>
              <w:rPr>
                <w:noProof/>
                <w:webHidden/>
              </w:rPr>
              <w:fldChar w:fldCharType="begin"/>
            </w:r>
            <w:r>
              <w:rPr>
                <w:noProof/>
                <w:webHidden/>
              </w:rPr>
              <w:instrText xml:space="preserve"> PAGEREF _Toc81569824 \h </w:instrText>
            </w:r>
            <w:r>
              <w:rPr>
                <w:noProof/>
                <w:webHidden/>
              </w:rPr>
            </w:r>
            <w:r>
              <w:rPr>
                <w:noProof/>
                <w:webHidden/>
              </w:rPr>
              <w:fldChar w:fldCharType="separate"/>
            </w:r>
            <w:r>
              <w:rPr>
                <w:noProof/>
                <w:webHidden/>
              </w:rPr>
              <w:t>12</w:t>
            </w:r>
            <w:r>
              <w:rPr>
                <w:noProof/>
                <w:webHidden/>
              </w:rPr>
              <w:fldChar w:fldCharType="end"/>
            </w:r>
          </w:hyperlink>
        </w:p>
        <w:p w14:paraId="76C37737" w14:textId="50B79E0F" w:rsidR="009159CB" w:rsidRDefault="009159CB">
          <w:pPr>
            <w:pStyle w:val="TOC3"/>
            <w:tabs>
              <w:tab w:val="left" w:pos="1100"/>
              <w:tab w:val="right" w:leader="dot" w:pos="9629"/>
            </w:tabs>
            <w:rPr>
              <w:rFonts w:eastAsiaTheme="minorEastAsia"/>
              <w:noProof/>
              <w:lang w:val="en-GB" w:eastAsia="en-GB"/>
            </w:rPr>
          </w:pPr>
          <w:hyperlink w:anchor="_Toc81569825" w:history="1">
            <w:r w:rsidRPr="006849EA">
              <w:rPr>
                <w:rStyle w:val="Hyperlink"/>
                <w:rFonts w:ascii="Arial" w:hAnsi="Arial" w:cs="Arial"/>
                <w:noProof/>
              </w:rPr>
              <w:t>12.</w:t>
            </w:r>
            <w:r>
              <w:rPr>
                <w:rFonts w:eastAsiaTheme="minorEastAsia"/>
                <w:noProof/>
                <w:lang w:val="en-GB" w:eastAsia="en-GB"/>
              </w:rPr>
              <w:tab/>
            </w:r>
            <w:r w:rsidRPr="006849EA">
              <w:rPr>
                <w:rStyle w:val="Hyperlink"/>
                <w:rFonts w:ascii="Arial" w:hAnsi="Arial" w:cs="Arial"/>
                <w:noProof/>
              </w:rPr>
              <w:t>TOLERANCES</w:t>
            </w:r>
            <w:r>
              <w:rPr>
                <w:noProof/>
                <w:webHidden/>
              </w:rPr>
              <w:tab/>
            </w:r>
            <w:r>
              <w:rPr>
                <w:noProof/>
                <w:webHidden/>
              </w:rPr>
              <w:fldChar w:fldCharType="begin"/>
            </w:r>
            <w:r>
              <w:rPr>
                <w:noProof/>
                <w:webHidden/>
              </w:rPr>
              <w:instrText xml:space="preserve"> PAGEREF _Toc81569825 \h </w:instrText>
            </w:r>
            <w:r>
              <w:rPr>
                <w:noProof/>
                <w:webHidden/>
              </w:rPr>
            </w:r>
            <w:r>
              <w:rPr>
                <w:noProof/>
                <w:webHidden/>
              </w:rPr>
              <w:fldChar w:fldCharType="separate"/>
            </w:r>
            <w:r>
              <w:rPr>
                <w:noProof/>
                <w:webHidden/>
              </w:rPr>
              <w:t>13</w:t>
            </w:r>
            <w:r>
              <w:rPr>
                <w:noProof/>
                <w:webHidden/>
              </w:rPr>
              <w:fldChar w:fldCharType="end"/>
            </w:r>
          </w:hyperlink>
        </w:p>
        <w:p w14:paraId="43C1792F" w14:textId="56763CF7" w:rsidR="009159CB" w:rsidRDefault="009159CB">
          <w:pPr>
            <w:pStyle w:val="TOC3"/>
            <w:tabs>
              <w:tab w:val="left" w:pos="1100"/>
              <w:tab w:val="right" w:leader="dot" w:pos="9629"/>
            </w:tabs>
            <w:rPr>
              <w:rFonts w:eastAsiaTheme="minorEastAsia"/>
              <w:noProof/>
              <w:lang w:val="en-GB" w:eastAsia="en-GB"/>
            </w:rPr>
          </w:pPr>
          <w:hyperlink w:anchor="_Toc81569826" w:history="1">
            <w:r w:rsidRPr="006849EA">
              <w:rPr>
                <w:rStyle w:val="Hyperlink"/>
                <w:rFonts w:ascii="Arial" w:hAnsi="Arial" w:cs="Arial"/>
                <w:noProof/>
              </w:rPr>
              <w:t>13.</w:t>
            </w:r>
            <w:r>
              <w:rPr>
                <w:rFonts w:eastAsiaTheme="minorEastAsia"/>
                <w:noProof/>
                <w:lang w:val="en-GB" w:eastAsia="en-GB"/>
              </w:rPr>
              <w:tab/>
            </w:r>
            <w:r w:rsidRPr="006849EA">
              <w:rPr>
                <w:rStyle w:val="Hyperlink"/>
                <w:rFonts w:ascii="Arial" w:hAnsi="Arial" w:cs="Arial"/>
                <w:noProof/>
              </w:rPr>
              <w:t>SERIES OF NO’S</w:t>
            </w:r>
            <w:r>
              <w:rPr>
                <w:noProof/>
                <w:webHidden/>
              </w:rPr>
              <w:tab/>
            </w:r>
            <w:r>
              <w:rPr>
                <w:noProof/>
                <w:webHidden/>
              </w:rPr>
              <w:fldChar w:fldCharType="begin"/>
            </w:r>
            <w:r>
              <w:rPr>
                <w:noProof/>
                <w:webHidden/>
              </w:rPr>
              <w:instrText xml:space="preserve"> PAGEREF _Toc81569826 \h </w:instrText>
            </w:r>
            <w:r>
              <w:rPr>
                <w:noProof/>
                <w:webHidden/>
              </w:rPr>
            </w:r>
            <w:r>
              <w:rPr>
                <w:noProof/>
                <w:webHidden/>
              </w:rPr>
              <w:fldChar w:fldCharType="separate"/>
            </w:r>
            <w:r>
              <w:rPr>
                <w:noProof/>
                <w:webHidden/>
              </w:rPr>
              <w:t>13</w:t>
            </w:r>
            <w:r>
              <w:rPr>
                <w:noProof/>
                <w:webHidden/>
              </w:rPr>
              <w:fldChar w:fldCharType="end"/>
            </w:r>
          </w:hyperlink>
        </w:p>
        <w:p w14:paraId="7052D1D2" w14:textId="0B1068B4" w:rsidR="009159CB" w:rsidRDefault="009159CB">
          <w:pPr>
            <w:pStyle w:val="TOC3"/>
            <w:tabs>
              <w:tab w:val="left" w:pos="1100"/>
              <w:tab w:val="right" w:leader="dot" w:pos="9629"/>
            </w:tabs>
            <w:rPr>
              <w:rFonts w:eastAsiaTheme="minorEastAsia"/>
              <w:noProof/>
              <w:lang w:val="en-GB" w:eastAsia="en-GB"/>
            </w:rPr>
          </w:pPr>
          <w:hyperlink w:anchor="_Toc81569827" w:history="1">
            <w:r w:rsidRPr="006849EA">
              <w:rPr>
                <w:rStyle w:val="Hyperlink"/>
                <w:rFonts w:ascii="Arial" w:hAnsi="Arial" w:cs="Arial"/>
                <w:noProof/>
              </w:rPr>
              <w:t>14.</w:t>
            </w:r>
            <w:r>
              <w:rPr>
                <w:rFonts w:eastAsiaTheme="minorEastAsia"/>
                <w:noProof/>
                <w:lang w:val="en-GB" w:eastAsia="en-GB"/>
              </w:rPr>
              <w:tab/>
            </w:r>
            <w:r w:rsidRPr="006849EA">
              <w:rPr>
                <w:rStyle w:val="Hyperlink"/>
                <w:rFonts w:ascii="Arial" w:hAnsi="Arial" w:cs="Arial"/>
                <w:noProof/>
              </w:rPr>
              <w:t>RANGES</w:t>
            </w:r>
            <w:r>
              <w:rPr>
                <w:noProof/>
                <w:webHidden/>
              </w:rPr>
              <w:tab/>
            </w:r>
            <w:r>
              <w:rPr>
                <w:noProof/>
                <w:webHidden/>
              </w:rPr>
              <w:fldChar w:fldCharType="begin"/>
            </w:r>
            <w:r>
              <w:rPr>
                <w:noProof/>
                <w:webHidden/>
              </w:rPr>
              <w:instrText xml:space="preserve"> PAGEREF _Toc81569827 \h </w:instrText>
            </w:r>
            <w:r>
              <w:rPr>
                <w:noProof/>
                <w:webHidden/>
              </w:rPr>
            </w:r>
            <w:r>
              <w:rPr>
                <w:noProof/>
                <w:webHidden/>
              </w:rPr>
              <w:fldChar w:fldCharType="separate"/>
            </w:r>
            <w:r>
              <w:rPr>
                <w:noProof/>
                <w:webHidden/>
              </w:rPr>
              <w:t>13</w:t>
            </w:r>
            <w:r>
              <w:rPr>
                <w:noProof/>
                <w:webHidden/>
              </w:rPr>
              <w:fldChar w:fldCharType="end"/>
            </w:r>
          </w:hyperlink>
        </w:p>
        <w:p w14:paraId="344845A6" w14:textId="12B8602E" w:rsidR="009159CB" w:rsidRDefault="009159CB">
          <w:pPr>
            <w:pStyle w:val="TOC3"/>
            <w:tabs>
              <w:tab w:val="left" w:pos="1100"/>
              <w:tab w:val="right" w:leader="dot" w:pos="9629"/>
            </w:tabs>
            <w:rPr>
              <w:rFonts w:eastAsiaTheme="minorEastAsia"/>
              <w:noProof/>
              <w:lang w:val="en-GB" w:eastAsia="en-GB"/>
            </w:rPr>
          </w:pPr>
          <w:hyperlink w:anchor="_Toc81569828" w:history="1">
            <w:r w:rsidRPr="006849EA">
              <w:rPr>
                <w:rStyle w:val="Hyperlink"/>
                <w:rFonts w:ascii="Arial" w:hAnsi="Arial" w:cs="Arial"/>
                <w:noProof/>
              </w:rPr>
              <w:t>15.</w:t>
            </w:r>
            <w:r>
              <w:rPr>
                <w:rFonts w:eastAsiaTheme="minorEastAsia"/>
                <w:noProof/>
                <w:lang w:val="en-GB" w:eastAsia="en-GB"/>
              </w:rPr>
              <w:tab/>
            </w:r>
            <w:r w:rsidRPr="006849EA">
              <w:rPr>
                <w:rStyle w:val="Hyperlink"/>
                <w:rFonts w:ascii="Arial" w:hAnsi="Arial" w:cs="Arial"/>
                <w:noProof/>
              </w:rPr>
              <w:t>COLOR</w:t>
            </w:r>
            <w:r>
              <w:rPr>
                <w:noProof/>
                <w:webHidden/>
              </w:rPr>
              <w:tab/>
            </w:r>
            <w:r>
              <w:rPr>
                <w:noProof/>
                <w:webHidden/>
              </w:rPr>
              <w:fldChar w:fldCharType="begin"/>
            </w:r>
            <w:r>
              <w:rPr>
                <w:noProof/>
                <w:webHidden/>
              </w:rPr>
              <w:instrText xml:space="preserve"> PAGEREF _Toc81569828 \h </w:instrText>
            </w:r>
            <w:r>
              <w:rPr>
                <w:noProof/>
                <w:webHidden/>
              </w:rPr>
            </w:r>
            <w:r>
              <w:rPr>
                <w:noProof/>
                <w:webHidden/>
              </w:rPr>
              <w:fldChar w:fldCharType="separate"/>
            </w:r>
            <w:r>
              <w:rPr>
                <w:noProof/>
                <w:webHidden/>
              </w:rPr>
              <w:t>14</w:t>
            </w:r>
            <w:r>
              <w:rPr>
                <w:noProof/>
                <w:webHidden/>
              </w:rPr>
              <w:fldChar w:fldCharType="end"/>
            </w:r>
          </w:hyperlink>
        </w:p>
        <w:p w14:paraId="53A4BB8F" w14:textId="38F3B70B" w:rsidR="009159CB" w:rsidRDefault="009159CB">
          <w:pPr>
            <w:pStyle w:val="TOC3"/>
            <w:tabs>
              <w:tab w:val="left" w:pos="1100"/>
              <w:tab w:val="right" w:leader="dot" w:pos="9629"/>
            </w:tabs>
            <w:rPr>
              <w:rFonts w:eastAsiaTheme="minorEastAsia"/>
              <w:noProof/>
              <w:lang w:val="en-GB" w:eastAsia="en-GB"/>
            </w:rPr>
          </w:pPr>
          <w:hyperlink w:anchor="_Toc81569829" w:history="1">
            <w:r w:rsidRPr="006849EA">
              <w:rPr>
                <w:rStyle w:val="Hyperlink"/>
                <w:rFonts w:ascii="Arial" w:hAnsi="Arial" w:cs="Arial"/>
                <w:noProof/>
              </w:rPr>
              <w:t>16.</w:t>
            </w:r>
            <w:r>
              <w:rPr>
                <w:rFonts w:eastAsiaTheme="minorEastAsia"/>
                <w:noProof/>
                <w:lang w:val="en-GB" w:eastAsia="en-GB"/>
              </w:rPr>
              <w:tab/>
            </w:r>
            <w:r w:rsidRPr="006849EA">
              <w:rPr>
                <w:rStyle w:val="Hyperlink"/>
                <w:rFonts w:ascii="Arial" w:hAnsi="Arial" w:cs="Arial"/>
                <w:noProof/>
              </w:rPr>
              <w:t>DIMENSIONS, SIZES</w:t>
            </w:r>
            <w:r>
              <w:rPr>
                <w:noProof/>
                <w:webHidden/>
              </w:rPr>
              <w:tab/>
            </w:r>
            <w:r>
              <w:rPr>
                <w:noProof/>
                <w:webHidden/>
              </w:rPr>
              <w:fldChar w:fldCharType="begin"/>
            </w:r>
            <w:r>
              <w:rPr>
                <w:noProof/>
                <w:webHidden/>
              </w:rPr>
              <w:instrText xml:space="preserve"> PAGEREF _Toc81569829 \h </w:instrText>
            </w:r>
            <w:r>
              <w:rPr>
                <w:noProof/>
                <w:webHidden/>
              </w:rPr>
            </w:r>
            <w:r>
              <w:rPr>
                <w:noProof/>
                <w:webHidden/>
              </w:rPr>
              <w:fldChar w:fldCharType="separate"/>
            </w:r>
            <w:r>
              <w:rPr>
                <w:noProof/>
                <w:webHidden/>
              </w:rPr>
              <w:t>14</w:t>
            </w:r>
            <w:r>
              <w:rPr>
                <w:noProof/>
                <w:webHidden/>
              </w:rPr>
              <w:fldChar w:fldCharType="end"/>
            </w:r>
          </w:hyperlink>
        </w:p>
        <w:p w14:paraId="71BC3703" w14:textId="35EC15B0" w:rsidR="009159CB" w:rsidRDefault="009159CB">
          <w:pPr>
            <w:pStyle w:val="TOC3"/>
            <w:tabs>
              <w:tab w:val="left" w:pos="1100"/>
              <w:tab w:val="right" w:leader="dot" w:pos="9629"/>
            </w:tabs>
            <w:rPr>
              <w:rFonts w:eastAsiaTheme="minorEastAsia"/>
              <w:noProof/>
              <w:lang w:val="en-GB" w:eastAsia="en-GB"/>
            </w:rPr>
          </w:pPr>
          <w:hyperlink w:anchor="_Toc81569830" w:history="1">
            <w:r w:rsidRPr="006849EA">
              <w:rPr>
                <w:rStyle w:val="Hyperlink"/>
                <w:rFonts w:ascii="Arial" w:hAnsi="Arial" w:cs="Arial"/>
                <w:noProof/>
              </w:rPr>
              <w:t>17.</w:t>
            </w:r>
            <w:r>
              <w:rPr>
                <w:rFonts w:eastAsiaTheme="minorEastAsia"/>
                <w:noProof/>
                <w:lang w:val="en-GB" w:eastAsia="en-GB"/>
              </w:rPr>
              <w:tab/>
            </w:r>
            <w:r w:rsidRPr="006849EA">
              <w:rPr>
                <w:rStyle w:val="Hyperlink"/>
                <w:rFonts w:ascii="Arial" w:hAnsi="Arial" w:cs="Arial"/>
                <w:noProof/>
              </w:rPr>
              <w:t>UNIT OF MEASURES/NOTES</w:t>
            </w:r>
            <w:r>
              <w:rPr>
                <w:noProof/>
                <w:webHidden/>
              </w:rPr>
              <w:tab/>
            </w:r>
            <w:r>
              <w:rPr>
                <w:noProof/>
                <w:webHidden/>
              </w:rPr>
              <w:fldChar w:fldCharType="begin"/>
            </w:r>
            <w:r>
              <w:rPr>
                <w:noProof/>
                <w:webHidden/>
              </w:rPr>
              <w:instrText xml:space="preserve"> PAGEREF _Toc81569830 \h </w:instrText>
            </w:r>
            <w:r>
              <w:rPr>
                <w:noProof/>
                <w:webHidden/>
              </w:rPr>
            </w:r>
            <w:r>
              <w:rPr>
                <w:noProof/>
                <w:webHidden/>
              </w:rPr>
              <w:fldChar w:fldCharType="separate"/>
            </w:r>
            <w:r>
              <w:rPr>
                <w:noProof/>
                <w:webHidden/>
              </w:rPr>
              <w:t>14</w:t>
            </w:r>
            <w:r>
              <w:rPr>
                <w:noProof/>
                <w:webHidden/>
              </w:rPr>
              <w:fldChar w:fldCharType="end"/>
            </w:r>
          </w:hyperlink>
        </w:p>
        <w:p w14:paraId="5C9754AA" w14:textId="6521CA91" w:rsidR="009159CB" w:rsidRDefault="009159CB">
          <w:pPr>
            <w:pStyle w:val="TOC3"/>
            <w:tabs>
              <w:tab w:val="left" w:pos="1100"/>
              <w:tab w:val="right" w:leader="dot" w:pos="9629"/>
            </w:tabs>
            <w:rPr>
              <w:rFonts w:eastAsiaTheme="minorEastAsia"/>
              <w:noProof/>
              <w:lang w:val="en-GB" w:eastAsia="en-GB"/>
            </w:rPr>
          </w:pPr>
          <w:hyperlink w:anchor="_Toc81569831" w:history="1">
            <w:r w:rsidRPr="006849EA">
              <w:rPr>
                <w:rStyle w:val="Hyperlink"/>
                <w:rFonts w:ascii="Arial" w:hAnsi="Arial" w:cs="Arial"/>
                <w:noProof/>
              </w:rPr>
              <w:t>18.</w:t>
            </w:r>
            <w:r>
              <w:rPr>
                <w:rFonts w:eastAsiaTheme="minorEastAsia"/>
                <w:noProof/>
                <w:lang w:val="en-GB" w:eastAsia="en-GB"/>
              </w:rPr>
              <w:tab/>
            </w:r>
            <w:r w:rsidRPr="006849EA">
              <w:rPr>
                <w:rStyle w:val="Hyperlink"/>
                <w:rFonts w:ascii="Arial" w:hAnsi="Arial" w:cs="Arial"/>
                <w:noProof/>
              </w:rPr>
              <w:t>THREAD ABBREVIATION and NOTES</w:t>
            </w:r>
            <w:r>
              <w:rPr>
                <w:noProof/>
                <w:webHidden/>
              </w:rPr>
              <w:tab/>
            </w:r>
            <w:r>
              <w:rPr>
                <w:noProof/>
                <w:webHidden/>
              </w:rPr>
              <w:fldChar w:fldCharType="begin"/>
            </w:r>
            <w:r>
              <w:rPr>
                <w:noProof/>
                <w:webHidden/>
              </w:rPr>
              <w:instrText xml:space="preserve"> PAGEREF _Toc81569831 \h </w:instrText>
            </w:r>
            <w:r>
              <w:rPr>
                <w:noProof/>
                <w:webHidden/>
              </w:rPr>
            </w:r>
            <w:r>
              <w:rPr>
                <w:noProof/>
                <w:webHidden/>
              </w:rPr>
              <w:fldChar w:fldCharType="separate"/>
            </w:r>
            <w:r>
              <w:rPr>
                <w:noProof/>
                <w:webHidden/>
              </w:rPr>
              <w:t>18</w:t>
            </w:r>
            <w:r>
              <w:rPr>
                <w:noProof/>
                <w:webHidden/>
              </w:rPr>
              <w:fldChar w:fldCharType="end"/>
            </w:r>
          </w:hyperlink>
        </w:p>
        <w:p w14:paraId="3497F139" w14:textId="32432E95" w:rsidR="009159CB" w:rsidRDefault="009159CB">
          <w:pPr>
            <w:pStyle w:val="TOC3"/>
            <w:tabs>
              <w:tab w:val="left" w:pos="1100"/>
              <w:tab w:val="right" w:leader="dot" w:pos="9629"/>
            </w:tabs>
            <w:rPr>
              <w:rFonts w:eastAsiaTheme="minorEastAsia"/>
              <w:noProof/>
              <w:lang w:val="en-GB" w:eastAsia="en-GB"/>
            </w:rPr>
          </w:pPr>
          <w:hyperlink w:anchor="_Toc81569832" w:history="1">
            <w:r w:rsidRPr="006849EA">
              <w:rPr>
                <w:rStyle w:val="Hyperlink"/>
                <w:rFonts w:ascii="Arial" w:hAnsi="Arial" w:cs="Arial"/>
                <w:noProof/>
              </w:rPr>
              <w:t>19.</w:t>
            </w:r>
            <w:r>
              <w:rPr>
                <w:rFonts w:eastAsiaTheme="minorEastAsia"/>
                <w:noProof/>
                <w:lang w:val="en-GB" w:eastAsia="en-GB"/>
              </w:rPr>
              <w:tab/>
            </w:r>
            <w:r w:rsidRPr="006849EA">
              <w:rPr>
                <w:rStyle w:val="Hyperlink"/>
                <w:rFonts w:ascii="Arial" w:hAnsi="Arial" w:cs="Arial"/>
                <w:noProof/>
              </w:rPr>
              <w:t>MATERIAL ABBREVIATION</w:t>
            </w:r>
            <w:r>
              <w:rPr>
                <w:noProof/>
                <w:webHidden/>
              </w:rPr>
              <w:tab/>
            </w:r>
            <w:r>
              <w:rPr>
                <w:noProof/>
                <w:webHidden/>
              </w:rPr>
              <w:fldChar w:fldCharType="begin"/>
            </w:r>
            <w:r>
              <w:rPr>
                <w:noProof/>
                <w:webHidden/>
              </w:rPr>
              <w:instrText xml:space="preserve"> PAGEREF _Toc81569832 \h </w:instrText>
            </w:r>
            <w:r>
              <w:rPr>
                <w:noProof/>
                <w:webHidden/>
              </w:rPr>
            </w:r>
            <w:r>
              <w:rPr>
                <w:noProof/>
                <w:webHidden/>
              </w:rPr>
              <w:fldChar w:fldCharType="separate"/>
            </w:r>
            <w:r>
              <w:rPr>
                <w:noProof/>
                <w:webHidden/>
              </w:rPr>
              <w:t>20</w:t>
            </w:r>
            <w:r>
              <w:rPr>
                <w:noProof/>
                <w:webHidden/>
              </w:rPr>
              <w:fldChar w:fldCharType="end"/>
            </w:r>
          </w:hyperlink>
        </w:p>
        <w:p w14:paraId="440DEE06" w14:textId="3158A5AA" w:rsidR="009159CB" w:rsidRDefault="009159CB">
          <w:pPr>
            <w:pStyle w:val="TOC3"/>
            <w:tabs>
              <w:tab w:val="left" w:pos="1100"/>
              <w:tab w:val="right" w:leader="dot" w:pos="9629"/>
            </w:tabs>
            <w:rPr>
              <w:rFonts w:eastAsiaTheme="minorEastAsia"/>
              <w:noProof/>
              <w:lang w:val="en-GB" w:eastAsia="en-GB"/>
            </w:rPr>
          </w:pPr>
          <w:hyperlink w:anchor="_Toc81569833" w:history="1">
            <w:r w:rsidRPr="006849EA">
              <w:rPr>
                <w:rStyle w:val="Hyperlink"/>
                <w:rFonts w:ascii="Arial" w:hAnsi="Arial" w:cs="Arial"/>
                <w:noProof/>
              </w:rPr>
              <w:t>20.</w:t>
            </w:r>
            <w:r>
              <w:rPr>
                <w:rFonts w:eastAsiaTheme="minorEastAsia"/>
                <w:noProof/>
                <w:lang w:val="en-GB" w:eastAsia="en-GB"/>
              </w:rPr>
              <w:tab/>
            </w:r>
            <w:r w:rsidRPr="006849EA">
              <w:rPr>
                <w:rStyle w:val="Hyperlink"/>
                <w:rFonts w:ascii="Arial" w:hAnsi="Arial" w:cs="Arial"/>
                <w:noProof/>
              </w:rPr>
              <w:t>GENERAL ABBREVIATION</w:t>
            </w:r>
            <w:r>
              <w:rPr>
                <w:noProof/>
                <w:webHidden/>
              </w:rPr>
              <w:tab/>
            </w:r>
            <w:r>
              <w:rPr>
                <w:noProof/>
                <w:webHidden/>
              </w:rPr>
              <w:fldChar w:fldCharType="begin"/>
            </w:r>
            <w:r>
              <w:rPr>
                <w:noProof/>
                <w:webHidden/>
              </w:rPr>
              <w:instrText xml:space="preserve"> PAGEREF _Toc81569833 \h </w:instrText>
            </w:r>
            <w:r>
              <w:rPr>
                <w:noProof/>
                <w:webHidden/>
              </w:rPr>
            </w:r>
            <w:r>
              <w:rPr>
                <w:noProof/>
                <w:webHidden/>
              </w:rPr>
              <w:fldChar w:fldCharType="separate"/>
            </w:r>
            <w:r>
              <w:rPr>
                <w:noProof/>
                <w:webHidden/>
              </w:rPr>
              <w:t>23</w:t>
            </w:r>
            <w:r>
              <w:rPr>
                <w:noProof/>
                <w:webHidden/>
              </w:rPr>
              <w:fldChar w:fldCharType="end"/>
            </w:r>
          </w:hyperlink>
        </w:p>
        <w:p w14:paraId="65713F9C" w14:textId="72FEFF79" w:rsidR="009159CB" w:rsidRDefault="009159CB">
          <w:pPr>
            <w:pStyle w:val="TOC3"/>
            <w:tabs>
              <w:tab w:val="left" w:pos="1100"/>
              <w:tab w:val="right" w:leader="dot" w:pos="9629"/>
            </w:tabs>
            <w:rPr>
              <w:rFonts w:eastAsiaTheme="minorEastAsia"/>
              <w:noProof/>
              <w:lang w:val="en-GB" w:eastAsia="en-GB"/>
            </w:rPr>
          </w:pPr>
          <w:hyperlink w:anchor="_Toc81569834" w:history="1">
            <w:r w:rsidRPr="006849EA">
              <w:rPr>
                <w:rStyle w:val="Hyperlink"/>
                <w:rFonts w:ascii="Arial" w:hAnsi="Arial" w:cs="Arial"/>
                <w:noProof/>
                <w:snapToGrid w:val="0"/>
              </w:rPr>
              <w:t>21.</w:t>
            </w:r>
            <w:r>
              <w:rPr>
                <w:rFonts w:eastAsiaTheme="minorEastAsia"/>
                <w:noProof/>
                <w:lang w:val="en-GB" w:eastAsia="en-GB"/>
              </w:rPr>
              <w:tab/>
            </w:r>
            <w:r w:rsidRPr="006849EA">
              <w:rPr>
                <w:rStyle w:val="Hyperlink"/>
                <w:rFonts w:ascii="Arial" w:hAnsi="Arial" w:cs="Arial"/>
                <w:noProof/>
              </w:rPr>
              <w:t>Examples per material (item) types</w:t>
            </w:r>
            <w:r>
              <w:rPr>
                <w:noProof/>
                <w:webHidden/>
              </w:rPr>
              <w:tab/>
            </w:r>
            <w:r>
              <w:rPr>
                <w:noProof/>
                <w:webHidden/>
              </w:rPr>
              <w:fldChar w:fldCharType="begin"/>
            </w:r>
            <w:r>
              <w:rPr>
                <w:noProof/>
                <w:webHidden/>
              </w:rPr>
              <w:instrText xml:space="preserve"> PAGEREF _Toc81569834 \h </w:instrText>
            </w:r>
            <w:r>
              <w:rPr>
                <w:noProof/>
                <w:webHidden/>
              </w:rPr>
            </w:r>
            <w:r>
              <w:rPr>
                <w:noProof/>
                <w:webHidden/>
              </w:rPr>
              <w:fldChar w:fldCharType="separate"/>
            </w:r>
            <w:r>
              <w:rPr>
                <w:noProof/>
                <w:webHidden/>
              </w:rPr>
              <w:t>25</w:t>
            </w:r>
            <w:r>
              <w:rPr>
                <w:noProof/>
                <w:webHidden/>
              </w:rPr>
              <w:fldChar w:fldCharType="end"/>
            </w:r>
          </w:hyperlink>
        </w:p>
        <w:p w14:paraId="44A21EEF" w14:textId="0D3B57F2" w:rsidR="009159CB" w:rsidRDefault="009159CB">
          <w:pPr>
            <w:pStyle w:val="TOC3"/>
            <w:tabs>
              <w:tab w:val="left" w:pos="1100"/>
              <w:tab w:val="right" w:leader="dot" w:pos="9629"/>
            </w:tabs>
            <w:rPr>
              <w:rFonts w:eastAsiaTheme="minorEastAsia"/>
              <w:noProof/>
              <w:lang w:val="en-GB" w:eastAsia="en-GB"/>
            </w:rPr>
          </w:pPr>
          <w:hyperlink w:anchor="_Toc81569835" w:history="1">
            <w:r w:rsidRPr="006849EA">
              <w:rPr>
                <w:rStyle w:val="Hyperlink"/>
                <w:rFonts w:ascii="Arial" w:hAnsi="Arial" w:cs="Arial"/>
                <w:noProof/>
                <w:snapToGrid w:val="0"/>
              </w:rPr>
              <w:t>22.</w:t>
            </w:r>
            <w:r>
              <w:rPr>
                <w:rFonts w:eastAsiaTheme="minorEastAsia"/>
                <w:noProof/>
                <w:lang w:val="en-GB" w:eastAsia="en-GB"/>
              </w:rPr>
              <w:tab/>
            </w:r>
            <w:r w:rsidRPr="006849EA">
              <w:rPr>
                <w:rStyle w:val="Hyperlink"/>
                <w:rFonts w:ascii="Arial" w:hAnsi="Arial" w:cs="Arial"/>
                <w:noProof/>
              </w:rPr>
              <w:t>Metric to Imperial Conversion</w:t>
            </w:r>
            <w:r>
              <w:rPr>
                <w:noProof/>
                <w:webHidden/>
              </w:rPr>
              <w:tab/>
            </w:r>
            <w:r>
              <w:rPr>
                <w:noProof/>
                <w:webHidden/>
              </w:rPr>
              <w:fldChar w:fldCharType="begin"/>
            </w:r>
            <w:r>
              <w:rPr>
                <w:noProof/>
                <w:webHidden/>
              </w:rPr>
              <w:instrText xml:space="preserve"> PAGEREF _Toc81569835 \h </w:instrText>
            </w:r>
            <w:r>
              <w:rPr>
                <w:noProof/>
                <w:webHidden/>
              </w:rPr>
            </w:r>
            <w:r>
              <w:rPr>
                <w:noProof/>
                <w:webHidden/>
              </w:rPr>
              <w:fldChar w:fldCharType="separate"/>
            </w:r>
            <w:r>
              <w:rPr>
                <w:noProof/>
                <w:webHidden/>
              </w:rPr>
              <w:t>25</w:t>
            </w:r>
            <w:r>
              <w:rPr>
                <w:noProof/>
                <w:webHidden/>
              </w:rPr>
              <w:fldChar w:fldCharType="end"/>
            </w:r>
          </w:hyperlink>
        </w:p>
        <w:p w14:paraId="1A8999CF" w14:textId="45B387FC" w:rsidR="009159CB" w:rsidRDefault="009159CB">
          <w:pPr>
            <w:pStyle w:val="TOC1"/>
            <w:rPr>
              <w:rFonts w:eastAsiaTheme="minorEastAsia"/>
              <w:noProof/>
              <w:lang w:val="en-GB" w:eastAsia="en-GB"/>
            </w:rPr>
          </w:pPr>
          <w:hyperlink w:anchor="_Toc81569836" w:history="1">
            <w:r w:rsidRPr="006849EA">
              <w:rPr>
                <w:rStyle w:val="Hyperlink"/>
                <w:rFonts w:ascii="Symbol" w:hAnsi="Symbol" w:cs="Arial"/>
                <w:noProof/>
              </w:rPr>
              <w:t></w:t>
            </w:r>
            <w:r>
              <w:rPr>
                <w:rFonts w:eastAsiaTheme="minorEastAsia"/>
                <w:noProof/>
                <w:lang w:val="en-GB" w:eastAsia="en-GB"/>
              </w:rPr>
              <w:tab/>
            </w:r>
            <w:r w:rsidRPr="006849EA">
              <w:rPr>
                <w:rStyle w:val="Hyperlink"/>
                <w:rFonts w:ascii="Arial" w:hAnsi="Arial" w:cs="Arial"/>
                <w:noProof/>
              </w:rPr>
              <w:t>Sign-off</w:t>
            </w:r>
            <w:r>
              <w:rPr>
                <w:noProof/>
                <w:webHidden/>
              </w:rPr>
              <w:tab/>
            </w:r>
            <w:r>
              <w:rPr>
                <w:noProof/>
                <w:webHidden/>
              </w:rPr>
              <w:fldChar w:fldCharType="begin"/>
            </w:r>
            <w:r>
              <w:rPr>
                <w:noProof/>
                <w:webHidden/>
              </w:rPr>
              <w:instrText xml:space="preserve"> PAGEREF _Toc81569836 \h </w:instrText>
            </w:r>
            <w:r>
              <w:rPr>
                <w:noProof/>
                <w:webHidden/>
              </w:rPr>
            </w:r>
            <w:r>
              <w:rPr>
                <w:noProof/>
                <w:webHidden/>
              </w:rPr>
              <w:fldChar w:fldCharType="separate"/>
            </w:r>
            <w:r>
              <w:rPr>
                <w:noProof/>
                <w:webHidden/>
              </w:rPr>
              <w:t>28</w:t>
            </w:r>
            <w:r>
              <w:rPr>
                <w:noProof/>
                <w:webHidden/>
              </w:rPr>
              <w:fldChar w:fldCharType="end"/>
            </w:r>
          </w:hyperlink>
        </w:p>
        <w:p w14:paraId="1DA493E5" w14:textId="383962AE" w:rsidR="00ED5702" w:rsidRDefault="00ED5702">
          <w:r>
            <w:rPr>
              <w:b/>
              <w:bCs/>
              <w:noProof/>
            </w:rPr>
            <w:fldChar w:fldCharType="end"/>
          </w:r>
        </w:p>
      </w:sdtContent>
    </w:sdt>
    <w:p w14:paraId="4DCA7CFA" w14:textId="3C7268B5" w:rsidR="00584FE1" w:rsidRDefault="00584FE1">
      <w:pPr>
        <w:spacing w:before="0"/>
      </w:pPr>
      <w:r>
        <w:br w:type="page"/>
      </w:r>
    </w:p>
    <w:p w14:paraId="6C2952EB" w14:textId="2CBD9BBC" w:rsidR="006E76E2" w:rsidRPr="00495A22" w:rsidRDefault="00ED5702" w:rsidP="00495A22">
      <w:pPr>
        <w:pStyle w:val="Heading1"/>
        <w:spacing w:before="0" w:after="0" w:line="240" w:lineRule="auto"/>
        <w:ind w:left="144"/>
        <w:jc w:val="both"/>
        <w:rPr>
          <w:rFonts w:ascii="Arial" w:hAnsi="Arial" w:cs="Arial"/>
          <w:sz w:val="20"/>
          <w:szCs w:val="20"/>
          <w:u w:val="single"/>
          <w:lang w:eastAsia="en-CA"/>
        </w:rPr>
      </w:pPr>
      <w:bookmarkStart w:id="3" w:name="_Toc81569807"/>
      <w:r w:rsidRPr="00495A22">
        <w:rPr>
          <w:rFonts w:ascii="Arial" w:hAnsi="Arial" w:cs="Arial"/>
          <w:sz w:val="20"/>
          <w:szCs w:val="20"/>
          <w:u w:val="single"/>
        </w:rPr>
        <w:lastRenderedPageBreak/>
        <w:t>I</w:t>
      </w:r>
      <w:r w:rsidR="000211F3" w:rsidRPr="00495A22">
        <w:rPr>
          <w:rFonts w:ascii="Arial" w:hAnsi="Arial" w:cs="Arial"/>
          <w:sz w:val="20"/>
          <w:szCs w:val="20"/>
          <w:u w:val="single"/>
        </w:rPr>
        <w:t>ntroduction</w:t>
      </w:r>
      <w:r w:rsidR="000211F3" w:rsidRPr="00495A22">
        <w:rPr>
          <w:rFonts w:ascii="Arial" w:hAnsi="Arial" w:cs="Arial"/>
          <w:sz w:val="20"/>
          <w:szCs w:val="20"/>
          <w:u w:val="single"/>
          <w:lang w:eastAsia="en-CA"/>
        </w:rPr>
        <w:t xml:space="preserve"> </w:t>
      </w:r>
      <w:r w:rsidR="00793D5C" w:rsidRPr="00495A22">
        <w:rPr>
          <w:rFonts w:ascii="Arial" w:hAnsi="Arial" w:cs="Arial"/>
          <w:sz w:val="20"/>
          <w:szCs w:val="20"/>
          <w:u w:val="single"/>
          <w:lang w:eastAsia="en-CA"/>
        </w:rPr>
        <w:t xml:space="preserve">/ </w:t>
      </w:r>
      <w:r w:rsidR="000211F3" w:rsidRPr="00495A22">
        <w:rPr>
          <w:rFonts w:ascii="Arial" w:hAnsi="Arial" w:cs="Arial"/>
          <w:sz w:val="20"/>
          <w:szCs w:val="20"/>
          <w:u w:val="single"/>
          <w:lang w:eastAsia="en-CA"/>
        </w:rPr>
        <w:t>Purpose</w:t>
      </w:r>
      <w:bookmarkEnd w:id="3"/>
      <w:r w:rsidR="000211F3" w:rsidRPr="00495A22">
        <w:rPr>
          <w:rFonts w:ascii="Arial" w:hAnsi="Arial" w:cs="Arial"/>
          <w:sz w:val="20"/>
          <w:szCs w:val="20"/>
          <w:u w:val="single"/>
          <w:lang w:eastAsia="en-CA"/>
        </w:rPr>
        <w:t xml:space="preserve"> </w:t>
      </w:r>
    </w:p>
    <w:p w14:paraId="31EA1125" w14:textId="1D590040" w:rsidR="00C717C5" w:rsidRPr="00495A22" w:rsidRDefault="00C717C5" w:rsidP="00495A22">
      <w:pPr>
        <w:spacing w:before="0" w:after="0"/>
        <w:ind w:left="144"/>
        <w:jc w:val="both"/>
        <w:rPr>
          <w:rFonts w:ascii="Arial" w:hAnsi="Arial" w:cs="Arial"/>
          <w:sz w:val="20"/>
          <w:szCs w:val="20"/>
          <w:lang w:eastAsia="en-CA"/>
        </w:rPr>
      </w:pPr>
      <w:r w:rsidRPr="00495A22">
        <w:rPr>
          <w:rFonts w:ascii="Arial" w:hAnsi="Arial" w:cs="Arial"/>
          <w:sz w:val="20"/>
          <w:szCs w:val="20"/>
          <w:lang w:eastAsia="en-CA"/>
        </w:rPr>
        <w:t>The Purpose of this document is so standardise all data (technical) within the value fields</w:t>
      </w:r>
      <w:r w:rsidR="007D5F8E" w:rsidRPr="00D02ADA">
        <w:rPr>
          <w:rFonts w:ascii="Arial" w:hAnsi="Arial" w:cs="Arial"/>
          <w:sz w:val="20"/>
          <w:szCs w:val="20"/>
          <w:lang w:eastAsia="en-CA"/>
        </w:rPr>
        <w:t>, this will ensure that the Master data will be created as a Standard within Glencore</w:t>
      </w:r>
      <w:r w:rsidRPr="00495A22">
        <w:rPr>
          <w:rFonts w:ascii="Arial" w:hAnsi="Arial" w:cs="Arial"/>
          <w:sz w:val="20"/>
          <w:szCs w:val="20"/>
          <w:lang w:eastAsia="en-CA"/>
        </w:rPr>
        <w:t xml:space="preserve">. </w:t>
      </w:r>
      <w:r w:rsidR="007D5F8E" w:rsidRPr="00D02ADA">
        <w:rPr>
          <w:rFonts w:ascii="Arial" w:hAnsi="Arial" w:cs="Arial"/>
          <w:sz w:val="20"/>
          <w:szCs w:val="20"/>
          <w:lang w:eastAsia="en-CA"/>
        </w:rPr>
        <w:t xml:space="preserve">The Standardisation of </w:t>
      </w:r>
      <w:r w:rsidR="00B63393">
        <w:rPr>
          <w:rFonts w:ascii="Arial" w:hAnsi="Arial" w:cs="Arial"/>
          <w:sz w:val="20"/>
          <w:szCs w:val="20"/>
          <w:lang w:eastAsia="en-CA"/>
        </w:rPr>
        <w:t>Noun</w:t>
      </w:r>
      <w:r w:rsidR="007D5F8E" w:rsidRPr="00D02ADA">
        <w:rPr>
          <w:rFonts w:ascii="Arial" w:hAnsi="Arial" w:cs="Arial"/>
          <w:sz w:val="20"/>
          <w:szCs w:val="20"/>
          <w:lang w:eastAsia="en-CA"/>
        </w:rPr>
        <w:t xml:space="preserve">, </w:t>
      </w:r>
      <w:r w:rsidR="00B63393">
        <w:rPr>
          <w:rFonts w:ascii="Arial" w:hAnsi="Arial" w:cs="Arial"/>
          <w:sz w:val="20"/>
          <w:szCs w:val="20"/>
          <w:lang w:eastAsia="en-CA"/>
        </w:rPr>
        <w:t>Modifier, Characteristics</w:t>
      </w:r>
      <w:r w:rsidR="007D5F8E" w:rsidRPr="00D02ADA">
        <w:rPr>
          <w:rFonts w:ascii="Arial" w:hAnsi="Arial" w:cs="Arial"/>
          <w:sz w:val="20"/>
          <w:szCs w:val="20"/>
          <w:lang w:eastAsia="en-CA"/>
        </w:rPr>
        <w:t xml:space="preserve"> and Values </w:t>
      </w:r>
      <w:r w:rsidRPr="00495A22">
        <w:rPr>
          <w:rFonts w:ascii="Arial" w:hAnsi="Arial" w:cs="Arial"/>
          <w:sz w:val="20"/>
          <w:szCs w:val="20"/>
          <w:lang w:eastAsia="en-CA"/>
        </w:rPr>
        <w:t>will improve search functions against existing items</w:t>
      </w:r>
      <w:r w:rsidR="007D5F8E" w:rsidRPr="00D02ADA">
        <w:rPr>
          <w:rFonts w:ascii="Arial" w:hAnsi="Arial" w:cs="Arial"/>
          <w:sz w:val="20"/>
          <w:szCs w:val="20"/>
          <w:lang w:eastAsia="en-CA"/>
        </w:rPr>
        <w:t xml:space="preserve"> within the Master data file</w:t>
      </w:r>
      <w:r w:rsidR="00B233C1" w:rsidRPr="00D02ADA">
        <w:rPr>
          <w:rFonts w:ascii="Arial" w:hAnsi="Arial" w:cs="Arial"/>
          <w:sz w:val="20"/>
          <w:szCs w:val="20"/>
          <w:lang w:eastAsia="en-CA"/>
        </w:rPr>
        <w:t>.</w:t>
      </w:r>
      <w:r w:rsidRPr="00495A22">
        <w:rPr>
          <w:rFonts w:ascii="Arial" w:hAnsi="Arial" w:cs="Arial"/>
          <w:sz w:val="20"/>
          <w:szCs w:val="20"/>
          <w:lang w:eastAsia="en-CA"/>
        </w:rPr>
        <w:t xml:space="preserve"> In doing so, this will </w:t>
      </w:r>
      <w:r w:rsidR="007D5F8E" w:rsidRPr="00D02ADA">
        <w:rPr>
          <w:rFonts w:ascii="Arial" w:hAnsi="Arial" w:cs="Arial"/>
          <w:sz w:val="20"/>
          <w:szCs w:val="20"/>
          <w:lang w:eastAsia="en-CA"/>
        </w:rPr>
        <w:t xml:space="preserve">further </w:t>
      </w:r>
      <w:r w:rsidRPr="00495A22">
        <w:rPr>
          <w:rFonts w:ascii="Arial" w:hAnsi="Arial" w:cs="Arial"/>
          <w:sz w:val="20"/>
          <w:szCs w:val="20"/>
          <w:lang w:eastAsia="en-CA"/>
        </w:rPr>
        <w:t>assist when duplication resolution</w:t>
      </w:r>
      <w:r w:rsidR="007D5F8E" w:rsidRPr="00D02ADA">
        <w:rPr>
          <w:rFonts w:ascii="Arial" w:hAnsi="Arial" w:cs="Arial"/>
          <w:sz w:val="20"/>
          <w:szCs w:val="20"/>
          <w:lang w:eastAsia="en-CA"/>
        </w:rPr>
        <w:t xml:space="preserve"> </w:t>
      </w:r>
      <w:r w:rsidRPr="00495A22">
        <w:rPr>
          <w:rFonts w:ascii="Arial" w:hAnsi="Arial" w:cs="Arial"/>
          <w:sz w:val="20"/>
          <w:szCs w:val="20"/>
          <w:lang w:eastAsia="en-CA"/>
        </w:rPr>
        <w:t>is to be carried out on items.</w:t>
      </w:r>
    </w:p>
    <w:p w14:paraId="4C2C8B3D" w14:textId="77777777" w:rsidR="005B496F" w:rsidRPr="00495A22" w:rsidRDefault="005B496F" w:rsidP="00495A22">
      <w:pPr>
        <w:spacing w:before="0" w:after="0"/>
        <w:ind w:left="144"/>
        <w:jc w:val="both"/>
        <w:rPr>
          <w:rFonts w:ascii="Arial" w:hAnsi="Arial" w:cs="Arial"/>
          <w:sz w:val="20"/>
          <w:szCs w:val="20"/>
          <w:lang w:eastAsia="en-CA"/>
        </w:rPr>
      </w:pPr>
    </w:p>
    <w:p w14:paraId="085EE1E2" w14:textId="4CC1476F" w:rsidR="006E76E2" w:rsidRPr="00D02ADA" w:rsidRDefault="006E76E2" w:rsidP="00495A22">
      <w:pPr>
        <w:spacing w:before="0" w:after="0" w:line="240" w:lineRule="auto"/>
        <w:ind w:left="144"/>
        <w:contextualSpacing/>
        <w:jc w:val="both"/>
        <w:rPr>
          <w:rFonts w:ascii="Arial" w:hAnsi="Arial" w:cs="Arial"/>
          <w:b/>
          <w:sz w:val="20"/>
          <w:szCs w:val="20"/>
        </w:rPr>
      </w:pPr>
      <w:r w:rsidRPr="00495A22">
        <w:rPr>
          <w:rFonts w:ascii="Arial" w:hAnsi="Arial" w:cs="Arial"/>
          <w:sz w:val="20"/>
          <w:szCs w:val="20"/>
        </w:rPr>
        <w:t>Th</w:t>
      </w:r>
      <w:r w:rsidR="00F13515" w:rsidRPr="00495A22">
        <w:rPr>
          <w:rFonts w:ascii="Arial" w:hAnsi="Arial" w:cs="Arial"/>
          <w:sz w:val="20"/>
          <w:szCs w:val="20"/>
        </w:rPr>
        <w:t>is document describes the Meta</w:t>
      </w:r>
      <w:r w:rsidRPr="00495A22">
        <w:rPr>
          <w:rFonts w:ascii="Arial" w:hAnsi="Arial" w:cs="Arial"/>
          <w:sz w:val="20"/>
          <w:szCs w:val="20"/>
        </w:rPr>
        <w:t xml:space="preserve">data that is necessary within Material Management </w:t>
      </w:r>
      <w:r w:rsidR="00550368" w:rsidRPr="00D02ADA">
        <w:rPr>
          <w:rFonts w:ascii="Arial" w:hAnsi="Arial" w:cs="Arial"/>
          <w:sz w:val="20"/>
          <w:szCs w:val="20"/>
        </w:rPr>
        <w:t xml:space="preserve">(Master Data </w:t>
      </w:r>
      <w:r w:rsidRPr="00495A22">
        <w:rPr>
          <w:rFonts w:ascii="Arial" w:hAnsi="Arial" w:cs="Arial"/>
          <w:sz w:val="20"/>
          <w:szCs w:val="20"/>
        </w:rPr>
        <w:t>to facilitate the process required</w:t>
      </w:r>
      <w:r w:rsidR="0065796D" w:rsidRPr="00495A22">
        <w:rPr>
          <w:rFonts w:ascii="Arial" w:hAnsi="Arial" w:cs="Arial"/>
          <w:sz w:val="20"/>
          <w:szCs w:val="20"/>
        </w:rPr>
        <w:t xml:space="preserve"> for the </w:t>
      </w:r>
      <w:r w:rsidR="0065796D" w:rsidRPr="00495A22">
        <w:rPr>
          <w:rFonts w:ascii="Arial" w:hAnsi="Arial" w:cs="Arial"/>
          <w:b/>
          <w:sz w:val="20"/>
          <w:szCs w:val="20"/>
        </w:rPr>
        <w:t>Standardisation of Material descriptions</w:t>
      </w:r>
      <w:r w:rsidRPr="00495A22">
        <w:rPr>
          <w:rFonts w:ascii="Arial" w:hAnsi="Arial" w:cs="Arial"/>
          <w:sz w:val="20"/>
          <w:szCs w:val="20"/>
        </w:rPr>
        <w:t xml:space="preserve"> for </w:t>
      </w:r>
      <w:r w:rsidR="00036A16" w:rsidRPr="00495A22">
        <w:rPr>
          <w:rFonts w:ascii="Arial" w:hAnsi="Arial" w:cs="Arial"/>
          <w:b/>
          <w:sz w:val="20"/>
          <w:szCs w:val="20"/>
        </w:rPr>
        <w:t>Glencore Copper Global.</w:t>
      </w:r>
      <w:r w:rsidR="00B02346" w:rsidRPr="004D61E5">
        <w:rPr>
          <w:rFonts w:ascii="Arial" w:hAnsi="Arial" w:cs="Arial"/>
          <w:sz w:val="20"/>
          <w:szCs w:val="20"/>
        </w:rPr>
        <w:t>)</w:t>
      </w:r>
    </w:p>
    <w:p w14:paraId="0039F4E7" w14:textId="77777777" w:rsidR="005B496F" w:rsidRPr="00D02ADA" w:rsidRDefault="005B496F" w:rsidP="00495A22">
      <w:pPr>
        <w:spacing w:before="0" w:after="0" w:line="240" w:lineRule="auto"/>
        <w:ind w:left="144"/>
        <w:contextualSpacing/>
        <w:jc w:val="both"/>
        <w:rPr>
          <w:rFonts w:ascii="Arial" w:hAnsi="Arial" w:cs="Arial"/>
          <w:b/>
          <w:sz w:val="20"/>
          <w:szCs w:val="20"/>
        </w:rPr>
      </w:pPr>
    </w:p>
    <w:p w14:paraId="3DCC9A40" w14:textId="3E2DF130" w:rsidR="00283C1F" w:rsidRPr="00495A22" w:rsidRDefault="00283C1F" w:rsidP="00495A22">
      <w:pPr>
        <w:pStyle w:val="BodyTextIndent"/>
        <w:spacing w:before="0" w:after="0"/>
        <w:ind w:left="144"/>
        <w:rPr>
          <w:rFonts w:ascii="Arial" w:hAnsi="Arial" w:cs="Arial"/>
          <w:sz w:val="20"/>
          <w:szCs w:val="20"/>
        </w:rPr>
      </w:pPr>
      <w:r w:rsidRPr="00495A22">
        <w:rPr>
          <w:rFonts w:ascii="Arial" w:hAnsi="Arial" w:cs="Arial"/>
          <w:sz w:val="20"/>
          <w:szCs w:val="20"/>
        </w:rPr>
        <w:t xml:space="preserve">Cataloging of all Materials </w:t>
      </w:r>
      <w:r w:rsidR="00550368" w:rsidRPr="00D02ADA">
        <w:rPr>
          <w:rFonts w:ascii="Arial" w:hAnsi="Arial" w:cs="Arial"/>
          <w:sz w:val="20"/>
          <w:szCs w:val="20"/>
        </w:rPr>
        <w:t xml:space="preserve">items </w:t>
      </w:r>
      <w:r w:rsidRPr="00495A22">
        <w:rPr>
          <w:rFonts w:ascii="Arial" w:hAnsi="Arial" w:cs="Arial"/>
          <w:sz w:val="20"/>
          <w:szCs w:val="20"/>
        </w:rPr>
        <w:t>have the following benefits for Master Data.</w:t>
      </w:r>
    </w:p>
    <w:p w14:paraId="38DC4BB7" w14:textId="5160AF61" w:rsidR="00650D29" w:rsidRPr="00D02ADA" w:rsidRDefault="00650D29" w:rsidP="00754326">
      <w:pPr>
        <w:pStyle w:val="ListBullet5"/>
        <w:tabs>
          <w:tab w:val="clear" w:pos="1701"/>
          <w:tab w:val="num" w:pos="1855"/>
        </w:tabs>
        <w:ind w:left="996"/>
        <w:jc w:val="both"/>
        <w:rPr>
          <w:szCs w:val="20"/>
        </w:rPr>
      </w:pPr>
      <w:r w:rsidRPr="00D02ADA">
        <w:rPr>
          <w:szCs w:val="20"/>
        </w:rPr>
        <w:t>Glencore will have a single point of entry for all Material Master Items with a standard format for requesting creations/changes</w:t>
      </w:r>
      <w:r w:rsidR="00550368" w:rsidRPr="00D02ADA">
        <w:rPr>
          <w:szCs w:val="20"/>
        </w:rPr>
        <w:t>/extension</w:t>
      </w:r>
      <w:r w:rsidRPr="00D02ADA">
        <w:rPr>
          <w:szCs w:val="20"/>
        </w:rPr>
        <w:t xml:space="preserve"> in place.</w:t>
      </w:r>
      <w:r w:rsidR="00283103">
        <w:rPr>
          <w:szCs w:val="20"/>
        </w:rPr>
        <w:t xml:space="preserve"> No changes are to be made by anyone except the approved cataloguer.</w:t>
      </w:r>
    </w:p>
    <w:p w14:paraId="6D465D2B" w14:textId="6B383951" w:rsidR="00283C1F" w:rsidRPr="00D02ADA" w:rsidRDefault="00283C1F" w:rsidP="00754326">
      <w:pPr>
        <w:pStyle w:val="ListBullet5"/>
        <w:tabs>
          <w:tab w:val="clear" w:pos="1701"/>
          <w:tab w:val="num" w:pos="1855"/>
        </w:tabs>
        <w:ind w:left="996"/>
        <w:jc w:val="both"/>
        <w:rPr>
          <w:szCs w:val="20"/>
        </w:rPr>
      </w:pPr>
      <w:r w:rsidRPr="00D02ADA">
        <w:rPr>
          <w:szCs w:val="20"/>
        </w:rPr>
        <w:t xml:space="preserve">Enables quick and easy identification of </w:t>
      </w:r>
      <w:r w:rsidR="00B02346" w:rsidRPr="00D02ADA">
        <w:rPr>
          <w:szCs w:val="20"/>
        </w:rPr>
        <w:t xml:space="preserve">all </w:t>
      </w:r>
      <w:r w:rsidRPr="00D02ADA">
        <w:rPr>
          <w:szCs w:val="20"/>
        </w:rPr>
        <w:t xml:space="preserve">parts (which are manufactured </w:t>
      </w:r>
      <w:r w:rsidR="00650D29" w:rsidRPr="00D02ADA">
        <w:rPr>
          <w:szCs w:val="20"/>
        </w:rPr>
        <w:t>by one</w:t>
      </w:r>
      <w:r w:rsidRPr="00D02ADA">
        <w:rPr>
          <w:szCs w:val="20"/>
        </w:rPr>
        <w:t xml:space="preserve"> or more manufacturers).  </w:t>
      </w:r>
      <w:r w:rsidR="00550368" w:rsidRPr="00D02ADA">
        <w:rPr>
          <w:szCs w:val="20"/>
        </w:rPr>
        <w:t>Parts</w:t>
      </w:r>
      <w:r w:rsidRPr="00D02ADA">
        <w:rPr>
          <w:szCs w:val="20"/>
        </w:rPr>
        <w:t xml:space="preserve"> having the same form, fit, function and similar technical performance characteristics</w:t>
      </w:r>
      <w:r w:rsidR="00550368" w:rsidRPr="00D02ADA">
        <w:rPr>
          <w:szCs w:val="20"/>
        </w:rPr>
        <w:t xml:space="preserve"> will be visible.</w:t>
      </w:r>
    </w:p>
    <w:p w14:paraId="3F71253F" w14:textId="5569E1BD" w:rsidR="00283C1F" w:rsidRPr="00D02ADA" w:rsidRDefault="00E350A5" w:rsidP="00754326">
      <w:pPr>
        <w:pStyle w:val="ListBullet5"/>
        <w:tabs>
          <w:tab w:val="clear" w:pos="1701"/>
          <w:tab w:val="num" w:pos="1855"/>
        </w:tabs>
        <w:ind w:left="996"/>
        <w:jc w:val="both"/>
        <w:rPr>
          <w:szCs w:val="20"/>
        </w:rPr>
      </w:pPr>
      <w:r w:rsidRPr="00D02ADA">
        <w:rPr>
          <w:szCs w:val="20"/>
        </w:rPr>
        <w:t xml:space="preserve">Enables Glencore to establish </w:t>
      </w:r>
      <w:r w:rsidR="00650D29" w:rsidRPr="00D02ADA">
        <w:rPr>
          <w:szCs w:val="20"/>
        </w:rPr>
        <w:t>standardised, and structured</w:t>
      </w:r>
      <w:r w:rsidRPr="00D02ADA">
        <w:rPr>
          <w:szCs w:val="20"/>
        </w:rPr>
        <w:t xml:space="preserve"> database</w:t>
      </w:r>
      <w:r w:rsidR="00A82DA3" w:rsidRPr="00D02ADA">
        <w:rPr>
          <w:szCs w:val="20"/>
        </w:rPr>
        <w:t>, this will ensure accurate, consistent information</w:t>
      </w:r>
      <w:r w:rsidRPr="00D02ADA">
        <w:rPr>
          <w:szCs w:val="20"/>
        </w:rPr>
        <w:t xml:space="preserve"> which can be </w:t>
      </w:r>
      <w:r w:rsidR="00283C1F" w:rsidRPr="00D02ADA">
        <w:rPr>
          <w:szCs w:val="20"/>
        </w:rPr>
        <w:t xml:space="preserve">used throughout </w:t>
      </w:r>
      <w:r w:rsidRPr="00D02ADA">
        <w:rPr>
          <w:szCs w:val="20"/>
        </w:rPr>
        <w:t>the Company</w:t>
      </w:r>
      <w:r w:rsidR="00B25C31" w:rsidRPr="00D02ADA">
        <w:rPr>
          <w:szCs w:val="20"/>
        </w:rPr>
        <w:t>/Group</w:t>
      </w:r>
      <w:r w:rsidRPr="00D02ADA">
        <w:rPr>
          <w:szCs w:val="20"/>
        </w:rPr>
        <w:t>.</w:t>
      </w:r>
    </w:p>
    <w:p w14:paraId="72AEA7A4" w14:textId="37AA1A8A" w:rsidR="00283C1F" w:rsidRPr="00D02ADA" w:rsidRDefault="00E350A5" w:rsidP="00754326">
      <w:pPr>
        <w:pStyle w:val="ListBullet5"/>
        <w:tabs>
          <w:tab w:val="clear" w:pos="1701"/>
          <w:tab w:val="num" w:pos="1855"/>
        </w:tabs>
        <w:ind w:left="996"/>
        <w:jc w:val="both"/>
        <w:rPr>
          <w:szCs w:val="20"/>
        </w:rPr>
      </w:pPr>
      <w:r w:rsidRPr="00D02ADA">
        <w:rPr>
          <w:szCs w:val="20"/>
        </w:rPr>
        <w:t xml:space="preserve">Enables </w:t>
      </w:r>
      <w:r w:rsidR="00B25C31" w:rsidRPr="00D02ADA">
        <w:rPr>
          <w:szCs w:val="20"/>
        </w:rPr>
        <w:t xml:space="preserve">Glencore </w:t>
      </w:r>
      <w:r w:rsidRPr="00D02ADA">
        <w:rPr>
          <w:szCs w:val="20"/>
        </w:rPr>
        <w:t xml:space="preserve">to identify contractors (OEM, Suppliers and Manufacturers) </w:t>
      </w:r>
      <w:r w:rsidR="00283C1F" w:rsidRPr="00D02ADA">
        <w:rPr>
          <w:szCs w:val="20"/>
        </w:rPr>
        <w:t xml:space="preserve">which </w:t>
      </w:r>
      <w:r w:rsidR="00B25C31" w:rsidRPr="00D02ADA">
        <w:rPr>
          <w:szCs w:val="20"/>
        </w:rPr>
        <w:t>can supply</w:t>
      </w:r>
      <w:r w:rsidR="00283C1F" w:rsidRPr="00D02ADA">
        <w:rPr>
          <w:szCs w:val="20"/>
        </w:rPr>
        <w:t xml:space="preserve"> materials</w:t>
      </w:r>
      <w:r w:rsidRPr="00D02ADA">
        <w:rPr>
          <w:szCs w:val="20"/>
        </w:rPr>
        <w:t>. The company at the same time</w:t>
      </w:r>
      <w:r w:rsidR="00B25C31" w:rsidRPr="00D02ADA">
        <w:rPr>
          <w:szCs w:val="20"/>
        </w:rPr>
        <w:t xml:space="preserve"> can then</w:t>
      </w:r>
      <w:r w:rsidRPr="00D02ADA">
        <w:rPr>
          <w:szCs w:val="20"/>
        </w:rPr>
        <w:t xml:space="preserve"> identify preferred contractors (</w:t>
      </w:r>
      <w:r w:rsidR="00B02346" w:rsidRPr="00D02ADA">
        <w:rPr>
          <w:szCs w:val="20"/>
        </w:rPr>
        <w:t>OEM, Suppliers and Manufacturers</w:t>
      </w:r>
      <w:r w:rsidRPr="00D02ADA">
        <w:rPr>
          <w:szCs w:val="20"/>
        </w:rPr>
        <w:t xml:space="preserve">) </w:t>
      </w:r>
      <w:r w:rsidR="00B25C31" w:rsidRPr="00D02ADA">
        <w:rPr>
          <w:szCs w:val="20"/>
        </w:rPr>
        <w:t>thus enabling</w:t>
      </w:r>
      <w:r w:rsidRPr="00D02ADA">
        <w:rPr>
          <w:szCs w:val="20"/>
        </w:rPr>
        <w:t xml:space="preserve"> </w:t>
      </w:r>
      <w:r w:rsidR="00B25C31" w:rsidRPr="00D02ADA">
        <w:rPr>
          <w:szCs w:val="20"/>
        </w:rPr>
        <w:t xml:space="preserve">Glencore to </w:t>
      </w:r>
      <w:r w:rsidRPr="00D02ADA">
        <w:rPr>
          <w:szCs w:val="20"/>
        </w:rPr>
        <w:t>negotiate</w:t>
      </w:r>
      <w:r w:rsidR="00550368" w:rsidRPr="00D02ADA">
        <w:rPr>
          <w:szCs w:val="20"/>
        </w:rPr>
        <w:t xml:space="preserve"> to have items placed on contracts or current</w:t>
      </w:r>
      <w:r w:rsidRPr="00D02ADA">
        <w:rPr>
          <w:szCs w:val="20"/>
        </w:rPr>
        <w:t xml:space="preserve"> contracts </w:t>
      </w:r>
      <w:r w:rsidR="00550368" w:rsidRPr="00D02ADA">
        <w:rPr>
          <w:szCs w:val="20"/>
        </w:rPr>
        <w:t xml:space="preserve">can be renegotiated for </w:t>
      </w:r>
      <w:r w:rsidRPr="00D02ADA">
        <w:rPr>
          <w:szCs w:val="20"/>
        </w:rPr>
        <w:t>better pricing for procurement purposes.</w:t>
      </w:r>
    </w:p>
    <w:p w14:paraId="35FF1D42" w14:textId="34056828" w:rsidR="00B25C31" w:rsidRPr="00D02ADA" w:rsidRDefault="00B25C31" w:rsidP="00754326">
      <w:pPr>
        <w:pStyle w:val="ListBullet5"/>
        <w:tabs>
          <w:tab w:val="clear" w:pos="1701"/>
          <w:tab w:val="num" w:pos="1855"/>
        </w:tabs>
        <w:ind w:left="996"/>
        <w:jc w:val="both"/>
        <w:rPr>
          <w:szCs w:val="20"/>
        </w:rPr>
      </w:pPr>
      <w:r w:rsidRPr="00D02ADA">
        <w:rPr>
          <w:szCs w:val="20"/>
        </w:rPr>
        <w:t>All end users will be able to see the item description. End users will be able to do searches.</w:t>
      </w:r>
    </w:p>
    <w:p w14:paraId="6C3B3206" w14:textId="0CAB578D" w:rsidR="00550368" w:rsidRPr="00D02ADA" w:rsidRDefault="00550368" w:rsidP="00754326">
      <w:pPr>
        <w:pStyle w:val="ListBullet5"/>
        <w:tabs>
          <w:tab w:val="clear" w:pos="1701"/>
          <w:tab w:val="num" w:pos="1855"/>
        </w:tabs>
        <w:ind w:left="996"/>
        <w:jc w:val="both"/>
        <w:rPr>
          <w:szCs w:val="20"/>
        </w:rPr>
      </w:pPr>
      <w:r w:rsidRPr="00D02ADA">
        <w:rPr>
          <w:szCs w:val="20"/>
        </w:rPr>
        <w:t>Glencore will have visibility of poor description.</w:t>
      </w:r>
      <w:r w:rsidR="002E540A">
        <w:rPr>
          <w:szCs w:val="20"/>
        </w:rPr>
        <w:t xml:space="preserve"> Thereby addressing and ensuring a Global standard.</w:t>
      </w:r>
    </w:p>
    <w:p w14:paraId="35FB1388" w14:textId="1B993DEC" w:rsidR="00550368" w:rsidRDefault="00550368" w:rsidP="00754326">
      <w:pPr>
        <w:pStyle w:val="ListBullet5"/>
        <w:tabs>
          <w:tab w:val="clear" w:pos="1701"/>
          <w:tab w:val="num" w:pos="1855"/>
        </w:tabs>
        <w:ind w:left="996"/>
        <w:jc w:val="both"/>
        <w:rPr>
          <w:szCs w:val="20"/>
        </w:rPr>
      </w:pPr>
      <w:r w:rsidRPr="00D02ADA">
        <w:rPr>
          <w:szCs w:val="20"/>
        </w:rPr>
        <w:t>By not duplicating material masters, inventory stock levels can be reduced.</w:t>
      </w:r>
    </w:p>
    <w:p w14:paraId="60E954E2" w14:textId="335E186B" w:rsidR="00283103" w:rsidRPr="00D02ADA" w:rsidRDefault="00283103" w:rsidP="00754326">
      <w:pPr>
        <w:pStyle w:val="ListBullet5"/>
        <w:tabs>
          <w:tab w:val="clear" w:pos="1701"/>
          <w:tab w:val="num" w:pos="1855"/>
        </w:tabs>
        <w:ind w:left="996"/>
        <w:jc w:val="both"/>
        <w:rPr>
          <w:szCs w:val="20"/>
        </w:rPr>
      </w:pPr>
      <w:r>
        <w:rPr>
          <w:szCs w:val="20"/>
        </w:rPr>
        <w:t xml:space="preserve">Furthermore, Free Text procurement of items can be stopped. </w:t>
      </w:r>
    </w:p>
    <w:p w14:paraId="67F7F54B" w14:textId="77777777" w:rsidR="0071457C" w:rsidRPr="00D02ADA" w:rsidRDefault="0071457C" w:rsidP="00495A22">
      <w:pPr>
        <w:spacing w:before="0" w:after="0" w:line="240" w:lineRule="auto"/>
        <w:ind w:left="144"/>
        <w:contextualSpacing/>
        <w:jc w:val="both"/>
        <w:rPr>
          <w:rFonts w:ascii="Arial" w:hAnsi="Arial" w:cs="Arial"/>
          <w:b/>
          <w:sz w:val="20"/>
          <w:szCs w:val="20"/>
        </w:rPr>
      </w:pPr>
    </w:p>
    <w:p w14:paraId="61EA588A" w14:textId="77777777" w:rsidR="000211F3" w:rsidRPr="00495A22" w:rsidRDefault="000211F3" w:rsidP="00495A22">
      <w:pPr>
        <w:pStyle w:val="Heading1"/>
        <w:spacing w:before="0" w:after="0" w:line="240" w:lineRule="auto"/>
        <w:ind w:left="144"/>
        <w:contextualSpacing/>
        <w:jc w:val="both"/>
        <w:rPr>
          <w:rFonts w:ascii="Arial" w:hAnsi="Arial" w:cs="Arial"/>
          <w:sz w:val="20"/>
          <w:szCs w:val="20"/>
          <w:u w:val="single"/>
          <w:lang w:eastAsia="en-CA"/>
        </w:rPr>
      </w:pPr>
      <w:bookmarkStart w:id="4" w:name="_Toc81569808"/>
      <w:r w:rsidRPr="00495A22">
        <w:rPr>
          <w:rFonts w:ascii="Arial" w:hAnsi="Arial" w:cs="Arial"/>
          <w:sz w:val="20"/>
          <w:szCs w:val="20"/>
          <w:u w:val="single"/>
          <w:lang w:eastAsia="en-CA"/>
        </w:rPr>
        <w:t>Assumptions</w:t>
      </w:r>
      <w:bookmarkEnd w:id="4"/>
      <w:r w:rsidRPr="00495A22">
        <w:rPr>
          <w:rFonts w:ascii="Arial" w:hAnsi="Arial" w:cs="Arial"/>
          <w:sz w:val="20"/>
          <w:szCs w:val="20"/>
          <w:u w:val="single"/>
          <w:lang w:eastAsia="en-CA"/>
        </w:rPr>
        <w:t xml:space="preserve"> </w:t>
      </w:r>
    </w:p>
    <w:p w14:paraId="1038396B" w14:textId="4C9E6576" w:rsidR="00754326" w:rsidRPr="00754326" w:rsidRDefault="000079E3" w:rsidP="00346802">
      <w:pPr>
        <w:pStyle w:val="ListParagraph"/>
        <w:numPr>
          <w:ilvl w:val="0"/>
          <w:numId w:val="9"/>
        </w:numPr>
        <w:spacing w:line="240" w:lineRule="auto"/>
        <w:jc w:val="both"/>
        <w:rPr>
          <w:rFonts w:ascii="Arial" w:hAnsi="Arial" w:cs="Arial"/>
          <w:sz w:val="20"/>
          <w:szCs w:val="20"/>
        </w:rPr>
      </w:pPr>
      <w:r w:rsidRPr="00495A22">
        <w:rPr>
          <w:rFonts w:ascii="Arial" w:hAnsi="Arial" w:cs="Arial"/>
          <w:sz w:val="20"/>
          <w:szCs w:val="20"/>
        </w:rPr>
        <w:t>All rul</w:t>
      </w:r>
      <w:r w:rsidR="00697FF9" w:rsidRPr="00495A22">
        <w:rPr>
          <w:rFonts w:ascii="Arial" w:hAnsi="Arial" w:cs="Arial"/>
          <w:sz w:val="20"/>
          <w:szCs w:val="20"/>
        </w:rPr>
        <w:t>es</w:t>
      </w:r>
      <w:r w:rsidR="00B46D85" w:rsidRPr="00495A22">
        <w:rPr>
          <w:rFonts w:ascii="Arial" w:hAnsi="Arial" w:cs="Arial"/>
          <w:sz w:val="20"/>
          <w:szCs w:val="20"/>
        </w:rPr>
        <w:t xml:space="preserve"> set out </w:t>
      </w:r>
      <w:r w:rsidR="00B25C31" w:rsidRPr="00D02ADA">
        <w:rPr>
          <w:rFonts w:ascii="Arial" w:hAnsi="Arial" w:cs="Arial"/>
          <w:sz w:val="20"/>
          <w:szCs w:val="20"/>
        </w:rPr>
        <w:t>i</w:t>
      </w:r>
      <w:r w:rsidR="00B46D85" w:rsidRPr="00495A22">
        <w:rPr>
          <w:rFonts w:ascii="Arial" w:hAnsi="Arial" w:cs="Arial"/>
          <w:sz w:val="20"/>
          <w:szCs w:val="20"/>
        </w:rPr>
        <w:t xml:space="preserve">n this document </w:t>
      </w:r>
      <w:r w:rsidR="003F40BE" w:rsidRPr="00495A22">
        <w:rPr>
          <w:rFonts w:ascii="Arial" w:hAnsi="Arial" w:cs="Arial"/>
          <w:sz w:val="20"/>
          <w:szCs w:val="20"/>
        </w:rPr>
        <w:t xml:space="preserve">shall </w:t>
      </w:r>
      <w:r w:rsidRPr="00495A22">
        <w:rPr>
          <w:rFonts w:ascii="Arial" w:hAnsi="Arial" w:cs="Arial"/>
          <w:sz w:val="20"/>
          <w:szCs w:val="20"/>
        </w:rPr>
        <w:t>be used in creation o</w:t>
      </w:r>
      <w:r w:rsidR="00B46D85" w:rsidRPr="00495A22">
        <w:rPr>
          <w:rFonts w:ascii="Arial" w:hAnsi="Arial" w:cs="Arial"/>
          <w:sz w:val="20"/>
          <w:szCs w:val="20"/>
        </w:rPr>
        <w:t>f all new Material descriptions</w:t>
      </w:r>
      <w:r w:rsidRPr="00495A22">
        <w:rPr>
          <w:rFonts w:ascii="Arial" w:hAnsi="Arial" w:cs="Arial"/>
          <w:sz w:val="20"/>
          <w:szCs w:val="20"/>
        </w:rPr>
        <w:t xml:space="preserve"> and </w:t>
      </w:r>
      <w:r w:rsidR="00697FF9" w:rsidRPr="00495A22">
        <w:rPr>
          <w:rFonts w:ascii="Arial" w:hAnsi="Arial" w:cs="Arial"/>
          <w:sz w:val="20"/>
          <w:szCs w:val="20"/>
        </w:rPr>
        <w:t xml:space="preserve">for </w:t>
      </w:r>
      <w:r w:rsidR="0029573F" w:rsidRPr="00495A22">
        <w:rPr>
          <w:rFonts w:ascii="Arial" w:hAnsi="Arial" w:cs="Arial"/>
          <w:sz w:val="20"/>
          <w:szCs w:val="20"/>
        </w:rPr>
        <w:t>the update</w:t>
      </w:r>
      <w:r w:rsidR="00B25C31" w:rsidRPr="00D02ADA">
        <w:rPr>
          <w:rFonts w:ascii="Arial" w:hAnsi="Arial" w:cs="Arial"/>
          <w:sz w:val="20"/>
          <w:szCs w:val="20"/>
        </w:rPr>
        <w:t>/changes</w:t>
      </w:r>
      <w:r w:rsidR="0029573F" w:rsidRPr="00495A22">
        <w:rPr>
          <w:rFonts w:ascii="Arial" w:hAnsi="Arial" w:cs="Arial"/>
          <w:sz w:val="20"/>
          <w:szCs w:val="20"/>
        </w:rPr>
        <w:t xml:space="preserve"> of </w:t>
      </w:r>
      <w:r w:rsidRPr="00495A22">
        <w:rPr>
          <w:rFonts w:ascii="Arial" w:hAnsi="Arial" w:cs="Arial"/>
          <w:sz w:val="20"/>
          <w:szCs w:val="20"/>
        </w:rPr>
        <w:t>old descriptions.</w:t>
      </w:r>
    </w:p>
    <w:p w14:paraId="2669D0AC" w14:textId="3959531D" w:rsidR="00CD5466" w:rsidRPr="00D02ADA" w:rsidRDefault="00B63393" w:rsidP="00346802">
      <w:pPr>
        <w:pStyle w:val="ListParagraph"/>
        <w:numPr>
          <w:ilvl w:val="0"/>
          <w:numId w:val="9"/>
        </w:numPr>
        <w:spacing w:before="0" w:after="0" w:line="240" w:lineRule="auto"/>
        <w:jc w:val="both"/>
        <w:rPr>
          <w:rFonts w:ascii="Arial" w:hAnsi="Arial" w:cs="Arial"/>
          <w:sz w:val="20"/>
          <w:szCs w:val="20"/>
        </w:rPr>
      </w:pPr>
      <w:r>
        <w:rPr>
          <w:rFonts w:ascii="Arial" w:hAnsi="Arial" w:cs="Arial"/>
          <w:sz w:val="20"/>
          <w:szCs w:val="20"/>
        </w:rPr>
        <w:t>Exceptions could occur.</w:t>
      </w:r>
    </w:p>
    <w:p w14:paraId="6D9F3811" w14:textId="77777777" w:rsidR="009D46D0" w:rsidRPr="00495A22" w:rsidRDefault="009D46D0" w:rsidP="00495A22">
      <w:pPr>
        <w:spacing w:before="0" w:after="0" w:line="240" w:lineRule="auto"/>
        <w:ind w:left="144"/>
        <w:jc w:val="both"/>
        <w:rPr>
          <w:rFonts w:ascii="Arial" w:hAnsi="Arial" w:cs="Arial"/>
          <w:sz w:val="20"/>
          <w:szCs w:val="20"/>
        </w:rPr>
      </w:pPr>
    </w:p>
    <w:p w14:paraId="76A2EB67" w14:textId="2A9B5437" w:rsidR="0071457C" w:rsidRDefault="0071457C" w:rsidP="00D02ADA">
      <w:pPr>
        <w:pStyle w:val="Heading1"/>
        <w:spacing w:before="0" w:after="0" w:line="240" w:lineRule="auto"/>
        <w:ind w:left="144"/>
        <w:contextualSpacing/>
        <w:jc w:val="both"/>
        <w:rPr>
          <w:rFonts w:ascii="Arial" w:hAnsi="Arial" w:cs="Arial"/>
          <w:sz w:val="20"/>
          <w:szCs w:val="20"/>
          <w:u w:val="single"/>
          <w:lang w:eastAsia="en-CA"/>
        </w:rPr>
      </w:pPr>
      <w:bookmarkStart w:id="5" w:name="_Toc81569809"/>
      <w:r w:rsidRPr="00D02ADA">
        <w:rPr>
          <w:rFonts w:ascii="Arial" w:hAnsi="Arial" w:cs="Arial"/>
          <w:sz w:val="20"/>
          <w:szCs w:val="20"/>
          <w:u w:val="single"/>
          <w:lang w:eastAsia="en-CA"/>
        </w:rPr>
        <w:t>Basic Rules</w:t>
      </w:r>
      <w:bookmarkEnd w:id="5"/>
      <w:r w:rsidRPr="00D02ADA">
        <w:rPr>
          <w:rFonts w:ascii="Arial" w:hAnsi="Arial" w:cs="Arial"/>
          <w:sz w:val="20"/>
          <w:szCs w:val="20"/>
          <w:u w:val="single"/>
          <w:lang w:eastAsia="en-CA"/>
        </w:rPr>
        <w:t xml:space="preserve"> </w:t>
      </w:r>
    </w:p>
    <w:p w14:paraId="23FA7A7A" w14:textId="43B9461B" w:rsidR="00265312" w:rsidRPr="00265312" w:rsidRDefault="00265312" w:rsidP="00374966">
      <w:pPr>
        <w:spacing w:after="0"/>
        <w:ind w:left="144"/>
        <w:rPr>
          <w:lang w:eastAsia="en-CA"/>
        </w:rPr>
      </w:pPr>
      <w:r>
        <w:rPr>
          <w:lang w:eastAsia="en-CA"/>
        </w:rPr>
        <w:t>The follow rules are to be applied</w:t>
      </w:r>
    </w:p>
    <w:p w14:paraId="1965EF88" w14:textId="45B92309" w:rsidR="0071457C" w:rsidRDefault="00A4750D" w:rsidP="00346802">
      <w:pPr>
        <w:pStyle w:val="ListParagraph"/>
        <w:numPr>
          <w:ilvl w:val="0"/>
          <w:numId w:val="8"/>
        </w:numPr>
        <w:spacing w:before="0" w:after="0" w:line="240" w:lineRule="auto"/>
        <w:ind w:left="1080"/>
        <w:jc w:val="both"/>
        <w:rPr>
          <w:rFonts w:ascii="Arial" w:hAnsi="Arial" w:cs="Arial"/>
          <w:sz w:val="20"/>
          <w:szCs w:val="20"/>
        </w:rPr>
      </w:pPr>
      <w:r>
        <w:rPr>
          <w:rFonts w:ascii="Arial" w:hAnsi="Arial" w:cs="Arial"/>
          <w:sz w:val="20"/>
          <w:szCs w:val="20"/>
        </w:rPr>
        <w:t>A</w:t>
      </w:r>
      <w:r w:rsidR="000761A8">
        <w:rPr>
          <w:rFonts w:ascii="Arial" w:hAnsi="Arial" w:cs="Arial"/>
          <w:sz w:val="20"/>
          <w:szCs w:val="20"/>
        </w:rPr>
        <w:t>lways ask yourself</w:t>
      </w:r>
      <w:r>
        <w:rPr>
          <w:rFonts w:ascii="Arial" w:hAnsi="Arial" w:cs="Arial"/>
          <w:sz w:val="20"/>
          <w:szCs w:val="20"/>
        </w:rPr>
        <w:t xml:space="preserve"> “WHAT DO I HAVE IN MY HAND”</w:t>
      </w:r>
      <w:r w:rsidR="000761A8">
        <w:rPr>
          <w:rFonts w:ascii="Arial" w:hAnsi="Arial" w:cs="Arial"/>
          <w:sz w:val="20"/>
          <w:szCs w:val="20"/>
        </w:rPr>
        <w:t xml:space="preserve"> – what is the Noun?</w:t>
      </w:r>
    </w:p>
    <w:p w14:paraId="6B1FD48E" w14:textId="77777777" w:rsidR="00742C34"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 xml:space="preserve">Respect the format </w:t>
      </w:r>
      <w:r w:rsidR="006D3C19" w:rsidRPr="00495A22">
        <w:rPr>
          <w:rFonts w:ascii="Arial" w:hAnsi="Arial" w:cs="Arial"/>
          <w:bCs/>
          <w:iCs/>
          <w:sz w:val="20"/>
          <w:szCs w:val="20"/>
        </w:rPr>
        <w:t xml:space="preserve">proposed </w:t>
      </w:r>
      <w:r w:rsidRPr="00495A22">
        <w:rPr>
          <w:rFonts w:ascii="Arial" w:hAnsi="Arial" w:cs="Arial"/>
          <w:bCs/>
          <w:iCs/>
          <w:sz w:val="20"/>
          <w:szCs w:val="20"/>
        </w:rPr>
        <w:t xml:space="preserve">for every value you want to add. </w:t>
      </w:r>
    </w:p>
    <w:p w14:paraId="3F2A3EE7" w14:textId="487F1E02" w:rsidR="00742C34"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Respect the value standardization</w:t>
      </w:r>
      <w:r w:rsidR="000761A8">
        <w:rPr>
          <w:rFonts w:ascii="Arial" w:hAnsi="Arial" w:cs="Arial"/>
          <w:bCs/>
          <w:iCs/>
          <w:sz w:val="20"/>
          <w:szCs w:val="20"/>
        </w:rPr>
        <w:t>.</w:t>
      </w:r>
    </w:p>
    <w:p w14:paraId="52BBEC5F" w14:textId="77777777" w:rsidR="00742C34"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Space Allowed</w:t>
      </w:r>
      <w:r w:rsidRPr="00495A22">
        <w:rPr>
          <w:rFonts w:ascii="Arial" w:hAnsi="Arial" w:cs="Arial"/>
          <w:sz w:val="20"/>
          <w:szCs w:val="20"/>
        </w:rPr>
        <w:t>. Any multi-spacing within the value range is replaced with a single space.</w:t>
      </w:r>
    </w:p>
    <w:p w14:paraId="2AAE0713" w14:textId="7152252A" w:rsidR="00C717C5" w:rsidRPr="00495A22" w:rsidRDefault="00C717C5"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sz w:val="20"/>
          <w:szCs w:val="20"/>
        </w:rPr>
        <w:t>Correct all spelling mistakes.</w:t>
      </w:r>
    </w:p>
    <w:p w14:paraId="0E67EB28" w14:textId="5CA7F418" w:rsidR="00783940"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No punctuation</w:t>
      </w:r>
      <w:r w:rsidR="00EC4709" w:rsidRPr="00495A22">
        <w:rPr>
          <w:rFonts w:ascii="Arial" w:hAnsi="Arial" w:cs="Arial"/>
          <w:bCs/>
          <w:iCs/>
          <w:sz w:val="20"/>
          <w:szCs w:val="20"/>
        </w:rPr>
        <w:t xml:space="preserve"> and accent</w:t>
      </w:r>
      <w:r w:rsidR="00B63393">
        <w:rPr>
          <w:rFonts w:ascii="Arial" w:hAnsi="Arial" w:cs="Arial"/>
          <w:bCs/>
          <w:iCs/>
          <w:strike/>
          <w:sz w:val="20"/>
          <w:szCs w:val="20"/>
        </w:rPr>
        <w:t>.</w:t>
      </w:r>
    </w:p>
    <w:p w14:paraId="43B50D8F" w14:textId="1AFDF06E" w:rsidR="00742C34" w:rsidRPr="00495A22" w:rsidRDefault="00783940"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Only some special</w:t>
      </w:r>
      <w:r w:rsidR="001A4716" w:rsidRPr="00495A22">
        <w:rPr>
          <w:rFonts w:ascii="Arial" w:hAnsi="Arial" w:cs="Arial"/>
          <w:bCs/>
          <w:iCs/>
          <w:sz w:val="20"/>
          <w:szCs w:val="20"/>
        </w:rPr>
        <w:t xml:space="preserve"> characters are allowed. </w:t>
      </w:r>
      <w:r w:rsidR="001A4716" w:rsidRPr="00415118">
        <w:rPr>
          <w:rFonts w:ascii="Arial" w:hAnsi="Arial" w:cs="Arial"/>
          <w:bCs/>
          <w:iCs/>
          <w:sz w:val="20"/>
          <w:szCs w:val="20"/>
        </w:rPr>
        <w:t>S</w:t>
      </w:r>
      <w:r w:rsidRPr="00415118">
        <w:rPr>
          <w:rFonts w:ascii="Arial" w:hAnsi="Arial" w:cs="Arial"/>
          <w:bCs/>
          <w:iCs/>
          <w:sz w:val="20"/>
          <w:szCs w:val="20"/>
        </w:rPr>
        <w:t>ee p.</w:t>
      </w:r>
      <w:r w:rsidR="00283103" w:rsidRPr="00415118">
        <w:rPr>
          <w:rFonts w:ascii="Arial" w:hAnsi="Arial" w:cs="Arial"/>
          <w:bCs/>
          <w:iCs/>
          <w:sz w:val="20"/>
          <w:szCs w:val="20"/>
        </w:rPr>
        <w:t>1</w:t>
      </w:r>
      <w:r w:rsidR="00415118" w:rsidRPr="00415118">
        <w:rPr>
          <w:rFonts w:ascii="Arial" w:hAnsi="Arial" w:cs="Arial"/>
          <w:bCs/>
          <w:iCs/>
          <w:sz w:val="20"/>
          <w:szCs w:val="20"/>
        </w:rPr>
        <w:t xml:space="preserve">0 </w:t>
      </w:r>
      <w:r w:rsidRPr="00415118">
        <w:rPr>
          <w:rFonts w:ascii="Arial" w:hAnsi="Arial" w:cs="Arial"/>
          <w:bCs/>
          <w:iCs/>
          <w:sz w:val="20"/>
          <w:szCs w:val="20"/>
        </w:rPr>
        <w:t>of this document</w:t>
      </w:r>
      <w:r w:rsidRPr="00495A22">
        <w:rPr>
          <w:rFonts w:ascii="Arial" w:hAnsi="Arial" w:cs="Arial"/>
          <w:bCs/>
          <w:iCs/>
          <w:sz w:val="20"/>
          <w:szCs w:val="20"/>
        </w:rPr>
        <w:t xml:space="preserve">. </w:t>
      </w:r>
      <w:r w:rsidR="00742C34" w:rsidRPr="00495A22">
        <w:rPr>
          <w:rFonts w:ascii="Arial" w:hAnsi="Arial" w:cs="Arial"/>
          <w:bCs/>
          <w:iCs/>
          <w:sz w:val="20"/>
          <w:szCs w:val="20"/>
        </w:rPr>
        <w:t xml:space="preserve"> </w:t>
      </w:r>
    </w:p>
    <w:p w14:paraId="13D6115A" w14:textId="40637398" w:rsidR="00811D1F" w:rsidRPr="00495A22" w:rsidRDefault="00A00B0D"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 xml:space="preserve">No plural in the </w:t>
      </w:r>
      <w:r w:rsidR="00851AC0">
        <w:rPr>
          <w:rFonts w:ascii="Arial" w:hAnsi="Arial" w:cs="Arial"/>
          <w:bCs/>
          <w:iCs/>
          <w:sz w:val="20"/>
          <w:szCs w:val="20"/>
        </w:rPr>
        <w:t>Noun</w:t>
      </w:r>
      <w:r w:rsidR="00A67B47" w:rsidRPr="00D02ADA">
        <w:rPr>
          <w:rFonts w:ascii="Arial" w:hAnsi="Arial" w:cs="Arial"/>
          <w:bCs/>
          <w:iCs/>
          <w:sz w:val="20"/>
          <w:szCs w:val="20"/>
        </w:rPr>
        <w:t>.</w:t>
      </w:r>
    </w:p>
    <w:p w14:paraId="16645A7A" w14:textId="30B0FE8C" w:rsidR="00742C34" w:rsidRPr="00495A22" w:rsidRDefault="00E47182"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No abbreviation</w:t>
      </w:r>
      <w:r w:rsidR="00742C34" w:rsidRPr="00495A22">
        <w:rPr>
          <w:rFonts w:ascii="Arial" w:hAnsi="Arial" w:cs="Arial"/>
          <w:bCs/>
          <w:iCs/>
          <w:sz w:val="20"/>
          <w:szCs w:val="20"/>
        </w:rPr>
        <w:t xml:space="preserve"> in the </w:t>
      </w:r>
      <w:r w:rsidR="00851AC0">
        <w:rPr>
          <w:rFonts w:ascii="Arial" w:hAnsi="Arial" w:cs="Arial"/>
          <w:bCs/>
          <w:iCs/>
          <w:sz w:val="20"/>
          <w:szCs w:val="20"/>
        </w:rPr>
        <w:t>Noun</w:t>
      </w:r>
      <w:r w:rsidR="00A67B47" w:rsidRPr="00D02ADA">
        <w:rPr>
          <w:rFonts w:ascii="Arial" w:hAnsi="Arial" w:cs="Arial"/>
          <w:bCs/>
          <w:iCs/>
          <w:sz w:val="20"/>
          <w:szCs w:val="20"/>
        </w:rPr>
        <w:t>.</w:t>
      </w:r>
    </w:p>
    <w:p w14:paraId="4DDC3C4C" w14:textId="22C9962B" w:rsidR="00106135" w:rsidRDefault="00106135"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No Size Conversions are to be done EG 1-1/2in to 38.1mm</w:t>
      </w:r>
      <w:r w:rsidR="000761A8">
        <w:rPr>
          <w:rFonts w:ascii="Arial" w:hAnsi="Arial" w:cs="Arial"/>
          <w:bCs/>
          <w:iCs/>
          <w:sz w:val="20"/>
          <w:szCs w:val="20"/>
        </w:rPr>
        <w:t xml:space="preserve"> or visa versa.</w:t>
      </w:r>
    </w:p>
    <w:p w14:paraId="6AD3BD3A" w14:textId="54593652" w:rsidR="004D61E5" w:rsidRDefault="004D61E5"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All imperial sizes to be fractionalised – not decimals. I.e. 1-1/2 not 1.5 inches</w:t>
      </w:r>
      <w:r w:rsidR="00334103">
        <w:rPr>
          <w:rFonts w:ascii="Arial" w:hAnsi="Arial" w:cs="Arial"/>
          <w:bCs/>
          <w:iCs/>
          <w:sz w:val="20"/>
          <w:szCs w:val="20"/>
        </w:rPr>
        <w:t>. Note the format that fractions are capture.</w:t>
      </w:r>
      <w:r w:rsidR="00265312">
        <w:rPr>
          <w:rFonts w:ascii="Arial" w:hAnsi="Arial" w:cs="Arial"/>
          <w:bCs/>
          <w:iCs/>
          <w:sz w:val="20"/>
          <w:szCs w:val="20"/>
        </w:rPr>
        <w:t xml:space="preserve"> (</w:t>
      </w:r>
      <w:hyperlink r:id="rId12" w:history="1">
        <w:r w:rsidR="009B77EA" w:rsidRPr="009157CA">
          <w:rPr>
            <w:rStyle w:val="Hyperlink"/>
            <w:rFonts w:ascii="Arial" w:hAnsi="Arial" w:cs="Arial"/>
            <w:bCs/>
            <w:iCs/>
            <w:sz w:val="20"/>
            <w:szCs w:val="20"/>
          </w:rPr>
          <w:t>https://www.metric-conversions.org</w:t>
        </w:r>
      </w:hyperlink>
      <w:r w:rsidR="009B77EA">
        <w:rPr>
          <w:rFonts w:ascii="Arial" w:hAnsi="Arial" w:cs="Arial"/>
          <w:bCs/>
          <w:iCs/>
          <w:sz w:val="20"/>
          <w:szCs w:val="20"/>
        </w:rPr>
        <w:t xml:space="preserve"> is a great site to use.)</w:t>
      </w:r>
    </w:p>
    <w:p w14:paraId="22EFB750" w14:textId="719A197E" w:rsidR="00742C34"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Use existing abbreviations</w:t>
      </w:r>
      <w:r w:rsidR="004C7A55" w:rsidRPr="00495A22">
        <w:rPr>
          <w:rFonts w:ascii="Arial" w:hAnsi="Arial" w:cs="Arial"/>
          <w:bCs/>
          <w:iCs/>
          <w:sz w:val="20"/>
          <w:szCs w:val="20"/>
        </w:rPr>
        <w:t>/</w:t>
      </w:r>
      <w:r w:rsidR="00D11688" w:rsidRPr="00495A22">
        <w:rPr>
          <w:rFonts w:ascii="Arial" w:hAnsi="Arial" w:cs="Arial"/>
          <w:bCs/>
          <w:iCs/>
          <w:sz w:val="20"/>
          <w:szCs w:val="20"/>
        </w:rPr>
        <w:t>acronyms</w:t>
      </w:r>
      <w:r w:rsidR="00A00B0D" w:rsidRPr="00495A22">
        <w:rPr>
          <w:rFonts w:ascii="Arial" w:hAnsi="Arial" w:cs="Arial"/>
          <w:bCs/>
          <w:iCs/>
          <w:sz w:val="20"/>
          <w:szCs w:val="20"/>
        </w:rPr>
        <w:t xml:space="preserve"> only</w:t>
      </w:r>
      <w:r w:rsidR="00281FCA" w:rsidRPr="00D02ADA">
        <w:rPr>
          <w:rFonts w:ascii="Arial" w:hAnsi="Arial" w:cs="Arial"/>
          <w:bCs/>
          <w:iCs/>
          <w:sz w:val="20"/>
          <w:szCs w:val="20"/>
        </w:rPr>
        <w:t>.</w:t>
      </w:r>
      <w:r w:rsidR="00283103">
        <w:rPr>
          <w:rFonts w:ascii="Arial" w:hAnsi="Arial" w:cs="Arial"/>
          <w:bCs/>
          <w:iCs/>
          <w:sz w:val="20"/>
          <w:szCs w:val="20"/>
        </w:rPr>
        <w:t xml:space="preserve"> </w:t>
      </w:r>
      <w:r w:rsidR="00283103" w:rsidRPr="009667FF">
        <w:rPr>
          <w:rFonts w:ascii="Arial" w:hAnsi="Arial" w:cs="Arial"/>
          <w:bCs/>
          <w:iCs/>
          <w:sz w:val="20"/>
          <w:szCs w:val="20"/>
        </w:rPr>
        <w:t>See p</w:t>
      </w:r>
      <w:r w:rsidR="009667FF" w:rsidRPr="009667FF">
        <w:rPr>
          <w:rFonts w:ascii="Arial" w:hAnsi="Arial" w:cs="Arial"/>
          <w:bCs/>
          <w:iCs/>
          <w:sz w:val="20"/>
          <w:szCs w:val="20"/>
        </w:rPr>
        <w:t>g</w:t>
      </w:r>
      <w:r w:rsidR="00283103" w:rsidRPr="009667FF">
        <w:rPr>
          <w:rFonts w:ascii="Arial" w:hAnsi="Arial" w:cs="Arial"/>
          <w:bCs/>
          <w:iCs/>
          <w:sz w:val="20"/>
          <w:szCs w:val="20"/>
        </w:rPr>
        <w:t>.</w:t>
      </w:r>
      <w:r w:rsidR="009667FF" w:rsidRPr="009667FF">
        <w:rPr>
          <w:rFonts w:ascii="Arial" w:hAnsi="Arial" w:cs="Arial"/>
          <w:bCs/>
          <w:iCs/>
          <w:sz w:val="20"/>
          <w:szCs w:val="20"/>
        </w:rPr>
        <w:t>12-23</w:t>
      </w:r>
      <w:r w:rsidR="00283103" w:rsidRPr="009667FF">
        <w:rPr>
          <w:rFonts w:ascii="Arial" w:hAnsi="Arial" w:cs="Arial"/>
          <w:bCs/>
          <w:iCs/>
          <w:sz w:val="20"/>
          <w:szCs w:val="20"/>
        </w:rPr>
        <w:t xml:space="preserve"> </w:t>
      </w:r>
      <w:r w:rsidR="000761A8" w:rsidRPr="009667FF">
        <w:rPr>
          <w:rFonts w:ascii="Arial" w:hAnsi="Arial" w:cs="Arial"/>
          <w:bCs/>
          <w:iCs/>
          <w:sz w:val="20"/>
          <w:szCs w:val="20"/>
        </w:rPr>
        <w:t>of this document</w:t>
      </w:r>
      <w:r w:rsidR="000761A8">
        <w:rPr>
          <w:rFonts w:ascii="Arial" w:hAnsi="Arial" w:cs="Arial"/>
          <w:bCs/>
          <w:iCs/>
          <w:sz w:val="20"/>
          <w:szCs w:val="20"/>
        </w:rPr>
        <w:t>.</w:t>
      </w:r>
    </w:p>
    <w:p w14:paraId="53D08CDF" w14:textId="5092AB01" w:rsidR="00A67B47" w:rsidRPr="00D02ADA"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No base unit of measure</w:t>
      </w:r>
      <w:r w:rsidR="00407548">
        <w:rPr>
          <w:rFonts w:ascii="Arial" w:hAnsi="Arial" w:cs="Arial"/>
          <w:bCs/>
          <w:iCs/>
          <w:sz w:val="20"/>
          <w:szCs w:val="20"/>
        </w:rPr>
        <w:t xml:space="preserve"> (BUOM)</w:t>
      </w:r>
      <w:r w:rsidRPr="00495A22">
        <w:rPr>
          <w:rFonts w:ascii="Arial" w:hAnsi="Arial" w:cs="Arial"/>
          <w:bCs/>
          <w:iCs/>
          <w:sz w:val="20"/>
          <w:szCs w:val="20"/>
        </w:rPr>
        <w:t xml:space="preserve"> in the </w:t>
      </w:r>
      <w:r w:rsidR="00C717C5" w:rsidRPr="00495A22">
        <w:rPr>
          <w:rFonts w:ascii="Arial" w:hAnsi="Arial" w:cs="Arial"/>
          <w:bCs/>
          <w:iCs/>
          <w:sz w:val="20"/>
          <w:szCs w:val="20"/>
        </w:rPr>
        <w:t xml:space="preserve">short </w:t>
      </w:r>
      <w:r w:rsidRPr="00495A22">
        <w:rPr>
          <w:rFonts w:ascii="Arial" w:hAnsi="Arial" w:cs="Arial"/>
          <w:bCs/>
          <w:iCs/>
          <w:sz w:val="20"/>
          <w:szCs w:val="20"/>
        </w:rPr>
        <w:t>description</w:t>
      </w:r>
      <w:r w:rsidR="00973447" w:rsidRPr="00495A22">
        <w:rPr>
          <w:rFonts w:ascii="Arial" w:hAnsi="Arial" w:cs="Arial"/>
          <w:bCs/>
          <w:iCs/>
          <w:sz w:val="20"/>
          <w:szCs w:val="20"/>
        </w:rPr>
        <w:t>.</w:t>
      </w:r>
    </w:p>
    <w:p w14:paraId="1376262A" w14:textId="266A045C" w:rsidR="00742C34" w:rsidRPr="00495A22" w:rsidRDefault="009B77EA"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All data is to be in upper case.</w:t>
      </w:r>
    </w:p>
    <w:p w14:paraId="1E391E1C" w14:textId="7BC354B3" w:rsidR="00205998" w:rsidRPr="00495A22" w:rsidRDefault="00851AC0"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Additional Features</w:t>
      </w:r>
      <w:r w:rsidR="00205998" w:rsidRPr="00495A22">
        <w:rPr>
          <w:rFonts w:ascii="Arial" w:hAnsi="Arial" w:cs="Arial"/>
          <w:bCs/>
          <w:iCs/>
          <w:sz w:val="20"/>
          <w:szCs w:val="20"/>
        </w:rPr>
        <w:t xml:space="preserve"> – Must have direct value add to </w:t>
      </w:r>
      <w:r w:rsidR="00B63393">
        <w:rPr>
          <w:rFonts w:ascii="Arial" w:hAnsi="Arial" w:cs="Arial"/>
          <w:bCs/>
          <w:iCs/>
          <w:sz w:val="20"/>
          <w:szCs w:val="20"/>
        </w:rPr>
        <w:t>class</w:t>
      </w:r>
      <w:r w:rsidR="00D11688" w:rsidRPr="00495A22">
        <w:rPr>
          <w:rFonts w:ascii="Arial" w:hAnsi="Arial" w:cs="Arial"/>
          <w:bCs/>
          <w:iCs/>
          <w:sz w:val="20"/>
          <w:szCs w:val="20"/>
        </w:rPr>
        <w:t>.</w:t>
      </w:r>
    </w:p>
    <w:p w14:paraId="58F1545B" w14:textId="6D3DBB41" w:rsidR="00EC4709" w:rsidRPr="00D02ADA" w:rsidRDefault="00EC4709"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 xml:space="preserve">Please see below Rules for short description regarding OEM and </w:t>
      </w:r>
      <w:r w:rsidR="00B63393">
        <w:rPr>
          <w:rFonts w:ascii="Arial" w:hAnsi="Arial" w:cs="Arial"/>
          <w:bCs/>
          <w:iCs/>
          <w:sz w:val="20"/>
          <w:szCs w:val="20"/>
        </w:rPr>
        <w:t>N</w:t>
      </w:r>
      <w:r w:rsidRPr="00495A22">
        <w:rPr>
          <w:rFonts w:ascii="Arial" w:hAnsi="Arial" w:cs="Arial"/>
          <w:bCs/>
          <w:iCs/>
          <w:sz w:val="20"/>
          <w:szCs w:val="20"/>
        </w:rPr>
        <w:t>o</w:t>
      </w:r>
      <w:r w:rsidR="00283103">
        <w:rPr>
          <w:rFonts w:ascii="Arial" w:hAnsi="Arial" w:cs="Arial"/>
          <w:bCs/>
          <w:iCs/>
          <w:sz w:val="20"/>
          <w:szCs w:val="20"/>
        </w:rPr>
        <w:t>n</w:t>
      </w:r>
      <w:r w:rsidR="00B63393">
        <w:rPr>
          <w:rFonts w:ascii="Arial" w:hAnsi="Arial" w:cs="Arial"/>
          <w:bCs/>
          <w:iCs/>
          <w:sz w:val="20"/>
          <w:szCs w:val="20"/>
        </w:rPr>
        <w:t>-</w:t>
      </w:r>
      <w:r w:rsidRPr="00495A22">
        <w:rPr>
          <w:rFonts w:ascii="Arial" w:hAnsi="Arial" w:cs="Arial"/>
          <w:bCs/>
          <w:iCs/>
          <w:sz w:val="20"/>
          <w:szCs w:val="20"/>
        </w:rPr>
        <w:t>OEM items.</w:t>
      </w:r>
    </w:p>
    <w:p w14:paraId="789DBF75" w14:textId="4F92A19A" w:rsidR="000E22A6" w:rsidRPr="00D02ADA" w:rsidRDefault="000E22A6" w:rsidP="00346802">
      <w:pPr>
        <w:pStyle w:val="ListParagraph"/>
        <w:numPr>
          <w:ilvl w:val="0"/>
          <w:numId w:val="8"/>
        </w:numPr>
        <w:spacing w:before="0" w:after="0" w:line="240" w:lineRule="auto"/>
        <w:ind w:left="1080"/>
        <w:jc w:val="both"/>
        <w:rPr>
          <w:rFonts w:ascii="Arial" w:hAnsi="Arial" w:cs="Arial"/>
          <w:bCs/>
          <w:iCs/>
          <w:sz w:val="20"/>
          <w:szCs w:val="20"/>
        </w:rPr>
      </w:pPr>
      <w:r w:rsidRPr="00D02ADA">
        <w:rPr>
          <w:rFonts w:ascii="Arial" w:hAnsi="Arial" w:cs="Arial"/>
          <w:bCs/>
          <w:iCs/>
          <w:sz w:val="20"/>
          <w:szCs w:val="20"/>
        </w:rPr>
        <w:t xml:space="preserve">Reducing sizes must be captured </w:t>
      </w:r>
      <w:r w:rsidR="000761A8">
        <w:rPr>
          <w:rFonts w:ascii="Arial" w:hAnsi="Arial" w:cs="Arial"/>
          <w:bCs/>
          <w:iCs/>
          <w:sz w:val="20"/>
          <w:szCs w:val="20"/>
        </w:rPr>
        <w:t>l</w:t>
      </w:r>
      <w:r w:rsidRPr="00D02ADA">
        <w:rPr>
          <w:rFonts w:ascii="Arial" w:hAnsi="Arial" w:cs="Arial"/>
          <w:bCs/>
          <w:iCs/>
          <w:sz w:val="20"/>
          <w:szCs w:val="20"/>
        </w:rPr>
        <w:t>argest to smallest.</w:t>
      </w:r>
      <w:r w:rsidR="00407548">
        <w:rPr>
          <w:rFonts w:ascii="Arial" w:hAnsi="Arial" w:cs="Arial"/>
          <w:bCs/>
          <w:iCs/>
          <w:sz w:val="20"/>
          <w:szCs w:val="20"/>
        </w:rPr>
        <w:t xml:space="preserve"> I.e. 30 x 25mm</w:t>
      </w:r>
    </w:p>
    <w:p w14:paraId="2328C206" w14:textId="34424D88" w:rsidR="005F19DD" w:rsidRDefault="00B40DF9"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Don’t f</w:t>
      </w:r>
      <w:r w:rsidR="005F19DD" w:rsidRPr="00D02ADA">
        <w:rPr>
          <w:rFonts w:ascii="Arial" w:hAnsi="Arial" w:cs="Arial"/>
          <w:bCs/>
          <w:iCs/>
          <w:sz w:val="20"/>
          <w:szCs w:val="20"/>
        </w:rPr>
        <w:t xml:space="preserve">abricate </w:t>
      </w:r>
      <w:r>
        <w:rPr>
          <w:rFonts w:ascii="Arial" w:hAnsi="Arial" w:cs="Arial"/>
          <w:bCs/>
          <w:iCs/>
          <w:sz w:val="20"/>
          <w:szCs w:val="20"/>
        </w:rPr>
        <w:t>/ guess</w:t>
      </w:r>
      <w:r w:rsidR="005F19DD" w:rsidRPr="00D02ADA">
        <w:rPr>
          <w:rFonts w:ascii="Arial" w:hAnsi="Arial" w:cs="Arial"/>
          <w:bCs/>
          <w:iCs/>
          <w:sz w:val="20"/>
          <w:szCs w:val="20"/>
        </w:rPr>
        <w:t xml:space="preserve">, </w:t>
      </w:r>
      <w:r w:rsidR="00BB67C3" w:rsidRPr="00D02ADA">
        <w:rPr>
          <w:rFonts w:ascii="Arial" w:hAnsi="Arial" w:cs="Arial"/>
          <w:bCs/>
          <w:iCs/>
          <w:sz w:val="20"/>
          <w:szCs w:val="20"/>
        </w:rPr>
        <w:t>only</w:t>
      </w:r>
      <w:r w:rsidR="005F19DD" w:rsidRPr="00D02ADA">
        <w:rPr>
          <w:rFonts w:ascii="Arial" w:hAnsi="Arial" w:cs="Arial"/>
          <w:bCs/>
          <w:iCs/>
          <w:sz w:val="20"/>
          <w:szCs w:val="20"/>
        </w:rPr>
        <w:t xml:space="preserve"> add what </w:t>
      </w:r>
      <w:r w:rsidR="00B02E64">
        <w:rPr>
          <w:rFonts w:ascii="Arial" w:hAnsi="Arial" w:cs="Arial"/>
          <w:bCs/>
          <w:iCs/>
          <w:sz w:val="20"/>
          <w:szCs w:val="20"/>
        </w:rPr>
        <w:t xml:space="preserve">can be </w:t>
      </w:r>
      <w:r w:rsidR="00CF1DA6">
        <w:rPr>
          <w:rFonts w:ascii="Arial" w:hAnsi="Arial" w:cs="Arial"/>
          <w:bCs/>
          <w:iCs/>
          <w:sz w:val="20"/>
          <w:szCs w:val="20"/>
        </w:rPr>
        <w:t>substantiated via source documents and / or internet and catalogues</w:t>
      </w:r>
      <w:r>
        <w:rPr>
          <w:rFonts w:ascii="Arial" w:hAnsi="Arial" w:cs="Arial"/>
          <w:bCs/>
          <w:iCs/>
          <w:sz w:val="20"/>
          <w:szCs w:val="20"/>
        </w:rPr>
        <w:t>.</w:t>
      </w:r>
    </w:p>
    <w:p w14:paraId="753AE643" w14:textId="1EDD879B" w:rsidR="007262A0" w:rsidRDefault="00A14968" w:rsidP="00346802">
      <w:pPr>
        <w:pStyle w:val="ListParagraph"/>
        <w:numPr>
          <w:ilvl w:val="0"/>
          <w:numId w:val="8"/>
        </w:numPr>
        <w:spacing w:before="0" w:after="0" w:line="240" w:lineRule="auto"/>
        <w:ind w:left="1080"/>
        <w:jc w:val="both"/>
        <w:rPr>
          <w:rFonts w:ascii="Arial" w:hAnsi="Arial" w:cs="Arial"/>
          <w:sz w:val="20"/>
          <w:szCs w:val="20"/>
          <w:lang w:val="en-GB"/>
        </w:rPr>
      </w:pPr>
      <w:r w:rsidRPr="00A14968">
        <w:rPr>
          <w:rFonts w:ascii="Arial" w:hAnsi="Arial" w:cs="Arial"/>
          <w:sz w:val="20"/>
          <w:szCs w:val="20"/>
          <w:lang w:val="en-GB"/>
        </w:rPr>
        <w:lastRenderedPageBreak/>
        <w:t>Kits and Sets are always capture with the work Kit or Set First, then followed by the Type. E.g. Kit Valve Repair, Set Socket Wrench</w:t>
      </w:r>
      <w:r w:rsidR="00CF1DA6">
        <w:rPr>
          <w:rFonts w:ascii="Arial" w:hAnsi="Arial" w:cs="Arial"/>
          <w:sz w:val="20"/>
          <w:szCs w:val="20"/>
          <w:lang w:val="en-GB"/>
        </w:rPr>
        <w:t>. These will be defined by the Taxonomy.</w:t>
      </w:r>
    </w:p>
    <w:p w14:paraId="2AC4D9AA" w14:textId="7683A098" w:rsidR="00A4750D" w:rsidRDefault="00A4750D" w:rsidP="00346802">
      <w:pPr>
        <w:pStyle w:val="ListParagraph"/>
        <w:numPr>
          <w:ilvl w:val="0"/>
          <w:numId w:val="8"/>
        </w:numPr>
        <w:spacing w:before="0" w:after="0" w:line="240" w:lineRule="auto"/>
        <w:ind w:left="1080"/>
        <w:jc w:val="both"/>
        <w:rPr>
          <w:rFonts w:ascii="Arial" w:hAnsi="Arial" w:cs="Arial"/>
          <w:sz w:val="20"/>
          <w:szCs w:val="20"/>
          <w:lang w:val="en-GB"/>
        </w:rPr>
      </w:pPr>
      <w:r>
        <w:rPr>
          <w:rFonts w:ascii="Arial" w:hAnsi="Arial" w:cs="Arial"/>
          <w:sz w:val="20"/>
          <w:szCs w:val="20"/>
          <w:lang w:val="en-GB"/>
        </w:rPr>
        <w:t xml:space="preserve">Positions are always captured first and then followed by the side </w:t>
      </w:r>
      <w:r w:rsidR="00407548">
        <w:rPr>
          <w:rFonts w:ascii="Arial" w:hAnsi="Arial" w:cs="Arial"/>
          <w:sz w:val="20"/>
          <w:szCs w:val="20"/>
          <w:lang w:val="en-GB"/>
        </w:rPr>
        <w:t>E.g.</w:t>
      </w:r>
      <w:r>
        <w:rPr>
          <w:rFonts w:ascii="Arial" w:hAnsi="Arial" w:cs="Arial"/>
          <w:sz w:val="20"/>
          <w:szCs w:val="20"/>
          <w:lang w:val="en-GB"/>
        </w:rPr>
        <w:t xml:space="preserve"> Left Rear = </w:t>
      </w:r>
      <w:r w:rsidR="00407548">
        <w:rPr>
          <w:rFonts w:ascii="Arial" w:hAnsi="Arial" w:cs="Arial"/>
          <w:sz w:val="20"/>
          <w:szCs w:val="20"/>
          <w:lang w:val="en-GB"/>
        </w:rPr>
        <w:t>Rear</w:t>
      </w:r>
      <w:r>
        <w:rPr>
          <w:rFonts w:ascii="Arial" w:hAnsi="Arial" w:cs="Arial"/>
          <w:sz w:val="20"/>
          <w:szCs w:val="20"/>
          <w:lang w:val="en-GB"/>
        </w:rPr>
        <w:t xml:space="preserve"> </w:t>
      </w:r>
      <w:r w:rsidR="00407548">
        <w:rPr>
          <w:rFonts w:ascii="Arial" w:hAnsi="Arial" w:cs="Arial"/>
          <w:sz w:val="20"/>
          <w:szCs w:val="20"/>
          <w:lang w:val="en-GB"/>
        </w:rPr>
        <w:t>Left</w:t>
      </w:r>
    </w:p>
    <w:p w14:paraId="54C222D9" w14:textId="1A0700E8" w:rsidR="007262A0" w:rsidRPr="00B02E64" w:rsidRDefault="007262A0" w:rsidP="00346802">
      <w:pPr>
        <w:pStyle w:val="ListParagraph"/>
        <w:numPr>
          <w:ilvl w:val="0"/>
          <w:numId w:val="8"/>
        </w:numPr>
        <w:spacing w:before="0" w:after="0" w:line="240" w:lineRule="auto"/>
        <w:ind w:left="1080"/>
        <w:jc w:val="both"/>
        <w:rPr>
          <w:rFonts w:ascii="Arial" w:hAnsi="Arial" w:cs="Arial"/>
          <w:sz w:val="20"/>
          <w:szCs w:val="20"/>
          <w:lang w:val="en-GB"/>
        </w:rPr>
      </w:pPr>
      <w:r w:rsidRPr="00B02E64">
        <w:rPr>
          <w:rFonts w:ascii="Arial" w:hAnsi="Arial" w:cs="Arial"/>
          <w:sz w:val="20"/>
          <w:szCs w:val="20"/>
          <w:lang w:val="en-GB"/>
        </w:rPr>
        <w:t xml:space="preserve">REBUILD Items, </w:t>
      </w:r>
      <w:r w:rsidR="00CF1DA6" w:rsidRPr="00B02E64">
        <w:rPr>
          <w:rFonts w:ascii="Arial" w:hAnsi="Arial" w:cs="Arial"/>
          <w:sz w:val="20"/>
          <w:szCs w:val="20"/>
          <w:lang w:val="en-GB"/>
        </w:rPr>
        <w:t>These items are to be created using the material type “ZCAP”. The word “Rebuild” will be part of the description.</w:t>
      </w:r>
    </w:p>
    <w:p w14:paraId="525FB7F3" w14:textId="3924FC04" w:rsidR="009834BC" w:rsidRDefault="009834BC" w:rsidP="00346802">
      <w:pPr>
        <w:pStyle w:val="ListParagraph"/>
        <w:numPr>
          <w:ilvl w:val="0"/>
          <w:numId w:val="8"/>
        </w:numPr>
        <w:spacing w:before="0" w:after="0" w:line="240" w:lineRule="auto"/>
        <w:ind w:left="1080"/>
        <w:rPr>
          <w:rFonts w:ascii="Arial" w:hAnsi="Arial" w:cs="Arial"/>
          <w:sz w:val="20"/>
          <w:szCs w:val="20"/>
          <w:lang w:val="en-GB"/>
        </w:rPr>
      </w:pPr>
      <w:r>
        <w:rPr>
          <w:rFonts w:ascii="Arial" w:hAnsi="Arial" w:cs="Arial"/>
          <w:sz w:val="20"/>
          <w:szCs w:val="20"/>
          <w:lang w:val="en-GB"/>
        </w:rPr>
        <w:t>Difference between Wire, Cable</w:t>
      </w:r>
      <w:r w:rsidR="0096021C">
        <w:rPr>
          <w:rFonts w:ascii="Arial" w:hAnsi="Arial" w:cs="Arial"/>
          <w:sz w:val="20"/>
          <w:szCs w:val="20"/>
          <w:lang w:val="en-GB"/>
        </w:rPr>
        <w:t>,</w:t>
      </w:r>
      <w:r>
        <w:rPr>
          <w:rFonts w:ascii="Arial" w:hAnsi="Arial" w:cs="Arial"/>
          <w:sz w:val="20"/>
          <w:szCs w:val="20"/>
          <w:lang w:val="en-GB"/>
        </w:rPr>
        <w:t xml:space="preserve"> Cord</w:t>
      </w:r>
      <w:r w:rsidR="00B40DF9">
        <w:rPr>
          <w:rFonts w:ascii="Arial" w:hAnsi="Arial" w:cs="Arial"/>
          <w:sz w:val="20"/>
          <w:szCs w:val="20"/>
          <w:lang w:val="en-GB"/>
        </w:rPr>
        <w:t xml:space="preserve"> (electrical)</w:t>
      </w:r>
      <w:proofErr w:type="gramStart"/>
      <w:r>
        <w:rPr>
          <w:rFonts w:ascii="Arial" w:hAnsi="Arial" w:cs="Arial"/>
          <w:sz w:val="20"/>
          <w:szCs w:val="20"/>
          <w:lang w:val="en-GB"/>
        </w:rPr>
        <w:t>:</w:t>
      </w:r>
      <w:proofErr w:type="gramEnd"/>
      <w:r>
        <w:rPr>
          <w:rFonts w:ascii="Arial" w:hAnsi="Arial" w:cs="Arial"/>
          <w:sz w:val="20"/>
          <w:szCs w:val="20"/>
          <w:lang w:val="en-GB"/>
        </w:rPr>
        <w:br/>
        <w:t xml:space="preserve">Wire </w:t>
      </w:r>
      <w:r w:rsidR="0096021C">
        <w:rPr>
          <w:rFonts w:ascii="Arial" w:hAnsi="Arial" w:cs="Arial"/>
          <w:sz w:val="20"/>
          <w:szCs w:val="20"/>
          <w:lang w:val="en-GB"/>
        </w:rPr>
        <w:t xml:space="preserve">- </w:t>
      </w:r>
      <w:r>
        <w:rPr>
          <w:rFonts w:ascii="Arial" w:hAnsi="Arial" w:cs="Arial"/>
          <w:sz w:val="20"/>
          <w:szCs w:val="20"/>
          <w:lang w:val="en-GB"/>
        </w:rPr>
        <w:t>has a single Core, Generally Bulk</w:t>
      </w:r>
      <w:r>
        <w:rPr>
          <w:rFonts w:ascii="Arial" w:hAnsi="Arial" w:cs="Arial"/>
          <w:sz w:val="20"/>
          <w:szCs w:val="20"/>
          <w:lang w:val="en-GB"/>
        </w:rPr>
        <w:br/>
        <w:t xml:space="preserve">Cable </w:t>
      </w:r>
      <w:r w:rsidR="0096021C">
        <w:rPr>
          <w:rFonts w:ascii="Arial" w:hAnsi="Arial" w:cs="Arial"/>
          <w:sz w:val="20"/>
          <w:szCs w:val="20"/>
          <w:lang w:val="en-GB"/>
        </w:rPr>
        <w:t xml:space="preserve">- </w:t>
      </w:r>
      <w:r>
        <w:rPr>
          <w:rFonts w:ascii="Arial" w:hAnsi="Arial" w:cs="Arial"/>
          <w:sz w:val="20"/>
          <w:szCs w:val="20"/>
          <w:lang w:val="en-GB"/>
        </w:rPr>
        <w:t>has multiple Cores with a common insulation, Generally Bulk</w:t>
      </w:r>
      <w:r>
        <w:rPr>
          <w:rFonts w:ascii="Arial" w:hAnsi="Arial" w:cs="Arial"/>
          <w:sz w:val="20"/>
          <w:szCs w:val="20"/>
          <w:lang w:val="en-GB"/>
        </w:rPr>
        <w:br/>
        <w:t xml:space="preserve">Cord </w:t>
      </w:r>
      <w:r w:rsidR="0096021C">
        <w:rPr>
          <w:rFonts w:ascii="Arial" w:hAnsi="Arial" w:cs="Arial"/>
          <w:sz w:val="20"/>
          <w:szCs w:val="20"/>
          <w:lang w:val="en-GB"/>
        </w:rPr>
        <w:t xml:space="preserve">- </w:t>
      </w:r>
      <w:r>
        <w:rPr>
          <w:rFonts w:ascii="Arial" w:hAnsi="Arial" w:cs="Arial"/>
          <w:sz w:val="20"/>
          <w:szCs w:val="20"/>
          <w:lang w:val="en-GB"/>
        </w:rPr>
        <w:t>has a termination on one or both ends.</w:t>
      </w:r>
    </w:p>
    <w:p w14:paraId="6C3EF315" w14:textId="05A10DDC" w:rsidR="00B43B14" w:rsidRDefault="00283103" w:rsidP="00346802">
      <w:pPr>
        <w:pStyle w:val="ListParagraph"/>
        <w:numPr>
          <w:ilvl w:val="0"/>
          <w:numId w:val="8"/>
        </w:numPr>
        <w:spacing w:before="0" w:after="0" w:line="240" w:lineRule="auto"/>
        <w:ind w:left="1080"/>
        <w:rPr>
          <w:rFonts w:ascii="Arial" w:hAnsi="Arial" w:cs="Arial"/>
          <w:sz w:val="20"/>
          <w:szCs w:val="20"/>
          <w:lang w:val="en-GB"/>
        </w:rPr>
      </w:pPr>
      <w:r>
        <w:rPr>
          <w:rFonts w:ascii="Arial" w:hAnsi="Arial" w:cs="Arial"/>
          <w:sz w:val="20"/>
          <w:szCs w:val="20"/>
          <w:lang w:val="en-GB"/>
        </w:rPr>
        <w:t xml:space="preserve">Difference between </w:t>
      </w:r>
      <w:r w:rsidR="00B43B14">
        <w:rPr>
          <w:rFonts w:ascii="Arial" w:hAnsi="Arial" w:cs="Arial"/>
          <w:sz w:val="20"/>
          <w:szCs w:val="20"/>
          <w:lang w:val="en-GB"/>
        </w:rPr>
        <w:t>Screw</w:t>
      </w:r>
      <w:r w:rsidR="00B40DF9">
        <w:rPr>
          <w:rFonts w:ascii="Arial" w:hAnsi="Arial" w:cs="Arial"/>
          <w:sz w:val="20"/>
          <w:szCs w:val="20"/>
          <w:lang w:val="en-GB"/>
        </w:rPr>
        <w:t xml:space="preserve"> and</w:t>
      </w:r>
      <w:r w:rsidR="00B43B14">
        <w:rPr>
          <w:rFonts w:ascii="Arial" w:hAnsi="Arial" w:cs="Arial"/>
          <w:sz w:val="20"/>
          <w:szCs w:val="20"/>
          <w:lang w:val="en-GB"/>
        </w:rPr>
        <w:t xml:space="preserve"> Bolt: </w:t>
      </w:r>
      <w:r>
        <w:rPr>
          <w:rFonts w:ascii="Arial" w:hAnsi="Arial" w:cs="Arial"/>
          <w:sz w:val="20"/>
          <w:szCs w:val="20"/>
          <w:lang w:val="en-GB"/>
        </w:rPr>
        <w:br/>
        <w:t>S</w:t>
      </w:r>
      <w:r w:rsidR="00B43B14">
        <w:rPr>
          <w:rFonts w:ascii="Arial" w:hAnsi="Arial" w:cs="Arial"/>
          <w:sz w:val="20"/>
          <w:szCs w:val="20"/>
          <w:lang w:val="en-GB"/>
        </w:rPr>
        <w:t xml:space="preserve">crew </w:t>
      </w:r>
      <w:r>
        <w:rPr>
          <w:rFonts w:ascii="Arial" w:hAnsi="Arial" w:cs="Arial"/>
          <w:sz w:val="20"/>
          <w:szCs w:val="20"/>
          <w:lang w:val="en-GB"/>
        </w:rPr>
        <w:t xml:space="preserve">- </w:t>
      </w:r>
      <w:r w:rsidR="00B43B14">
        <w:rPr>
          <w:rFonts w:ascii="Arial" w:hAnsi="Arial" w:cs="Arial"/>
          <w:sz w:val="20"/>
          <w:szCs w:val="20"/>
          <w:lang w:val="en-GB"/>
        </w:rPr>
        <w:t>cuts its own thread.</w:t>
      </w:r>
    </w:p>
    <w:p w14:paraId="23E0B6C6" w14:textId="6B36F6C6" w:rsidR="00407548" w:rsidRPr="00407548" w:rsidRDefault="00407548" w:rsidP="00265312">
      <w:pPr>
        <w:spacing w:before="0" w:after="0" w:line="240" w:lineRule="auto"/>
        <w:ind w:left="1080"/>
        <w:rPr>
          <w:rFonts w:ascii="Arial" w:hAnsi="Arial" w:cs="Arial"/>
          <w:sz w:val="20"/>
          <w:szCs w:val="20"/>
          <w:lang w:val="en-GB"/>
        </w:rPr>
      </w:pPr>
      <w:r>
        <w:rPr>
          <w:rFonts w:ascii="Arial" w:hAnsi="Arial" w:cs="Arial"/>
          <w:sz w:val="20"/>
          <w:szCs w:val="20"/>
          <w:lang w:val="en-GB"/>
        </w:rPr>
        <w:t>Bolt – matches a thread into which it is secured.</w:t>
      </w:r>
    </w:p>
    <w:p w14:paraId="34FC16E9" w14:textId="495072B0" w:rsidR="00283103" w:rsidRDefault="00283103" w:rsidP="00346802">
      <w:pPr>
        <w:pStyle w:val="ListParagraph"/>
        <w:numPr>
          <w:ilvl w:val="0"/>
          <w:numId w:val="8"/>
        </w:numPr>
        <w:spacing w:before="0" w:after="0" w:line="240" w:lineRule="auto"/>
        <w:ind w:left="1080"/>
        <w:rPr>
          <w:rFonts w:ascii="Arial" w:hAnsi="Arial" w:cs="Arial"/>
          <w:sz w:val="20"/>
          <w:szCs w:val="20"/>
          <w:lang w:val="en-GB"/>
        </w:rPr>
      </w:pPr>
      <w:r>
        <w:rPr>
          <w:rFonts w:ascii="Arial" w:hAnsi="Arial" w:cs="Arial"/>
          <w:sz w:val="20"/>
          <w:szCs w:val="20"/>
          <w:lang w:val="en-GB"/>
        </w:rPr>
        <w:t>Difference between Lamp, Light</w:t>
      </w:r>
      <w:r w:rsidR="007262A0">
        <w:rPr>
          <w:rFonts w:ascii="Arial" w:hAnsi="Arial" w:cs="Arial"/>
          <w:sz w:val="20"/>
          <w:szCs w:val="20"/>
          <w:lang w:val="en-GB"/>
        </w:rPr>
        <w:t>, Globe</w:t>
      </w:r>
      <w:r>
        <w:rPr>
          <w:rFonts w:ascii="Arial" w:hAnsi="Arial" w:cs="Arial"/>
          <w:sz w:val="20"/>
          <w:szCs w:val="20"/>
          <w:lang w:val="en-GB"/>
        </w:rPr>
        <w:br/>
        <w:t xml:space="preserve">Lamp </w:t>
      </w:r>
      <w:r w:rsidR="00A35845">
        <w:rPr>
          <w:rFonts w:ascii="Arial" w:hAnsi="Arial" w:cs="Arial"/>
          <w:sz w:val="20"/>
          <w:szCs w:val="20"/>
          <w:lang w:val="en-GB"/>
        </w:rPr>
        <w:t>–</w:t>
      </w:r>
      <w:r>
        <w:rPr>
          <w:rFonts w:ascii="Arial" w:hAnsi="Arial" w:cs="Arial"/>
          <w:sz w:val="20"/>
          <w:szCs w:val="20"/>
          <w:lang w:val="en-GB"/>
        </w:rPr>
        <w:t xml:space="preserve"> </w:t>
      </w:r>
      <w:r w:rsidR="00A35845">
        <w:rPr>
          <w:rFonts w:ascii="Arial" w:hAnsi="Arial" w:cs="Arial"/>
          <w:sz w:val="20"/>
          <w:szCs w:val="20"/>
          <w:lang w:val="en-GB"/>
        </w:rPr>
        <w:t xml:space="preserve">Something that emits light in various colours. </w:t>
      </w:r>
      <w:r>
        <w:rPr>
          <w:rFonts w:ascii="Arial" w:hAnsi="Arial" w:cs="Arial"/>
          <w:sz w:val="20"/>
          <w:szCs w:val="20"/>
          <w:lang w:val="en-GB"/>
        </w:rPr>
        <w:br/>
        <w:t xml:space="preserve">Light </w:t>
      </w:r>
      <w:r w:rsidR="007262A0">
        <w:rPr>
          <w:rFonts w:ascii="Arial" w:hAnsi="Arial" w:cs="Arial"/>
          <w:sz w:val="20"/>
          <w:szCs w:val="20"/>
          <w:lang w:val="en-GB"/>
        </w:rPr>
        <w:t>–</w:t>
      </w:r>
      <w:r>
        <w:rPr>
          <w:rFonts w:ascii="Arial" w:hAnsi="Arial" w:cs="Arial"/>
          <w:sz w:val="20"/>
          <w:szCs w:val="20"/>
          <w:lang w:val="en-GB"/>
        </w:rPr>
        <w:t xml:space="preserve"> </w:t>
      </w:r>
      <w:r w:rsidR="00A35845">
        <w:rPr>
          <w:rFonts w:ascii="Arial" w:hAnsi="Arial" w:cs="Arial"/>
          <w:sz w:val="20"/>
          <w:szCs w:val="20"/>
          <w:lang w:val="en-GB"/>
        </w:rPr>
        <w:t>A complete unit that has the lamp as well as the fittings.</w:t>
      </w:r>
    </w:p>
    <w:p w14:paraId="13A728E4" w14:textId="3BB0C7FB" w:rsidR="007262A0" w:rsidRPr="007262A0" w:rsidRDefault="007262A0" w:rsidP="00265312">
      <w:pPr>
        <w:spacing w:before="0" w:after="0" w:line="240" w:lineRule="auto"/>
        <w:ind w:left="1080"/>
        <w:rPr>
          <w:rFonts w:ascii="Arial" w:hAnsi="Arial" w:cs="Arial"/>
          <w:sz w:val="20"/>
          <w:szCs w:val="20"/>
          <w:lang w:val="en-GB"/>
        </w:rPr>
      </w:pPr>
      <w:r w:rsidRPr="007262A0">
        <w:rPr>
          <w:rFonts w:ascii="Arial" w:hAnsi="Arial" w:cs="Arial"/>
          <w:sz w:val="20"/>
          <w:szCs w:val="20"/>
          <w:lang w:val="en-GB"/>
        </w:rPr>
        <w:t xml:space="preserve">Globe </w:t>
      </w:r>
      <w:r w:rsidR="00A35845">
        <w:rPr>
          <w:rFonts w:ascii="Arial" w:hAnsi="Arial" w:cs="Arial"/>
          <w:sz w:val="20"/>
          <w:szCs w:val="20"/>
          <w:lang w:val="en-GB"/>
        </w:rPr>
        <w:t>–</w:t>
      </w:r>
      <w:r w:rsidRPr="007262A0">
        <w:rPr>
          <w:rFonts w:ascii="Arial" w:hAnsi="Arial" w:cs="Arial"/>
          <w:sz w:val="20"/>
          <w:szCs w:val="20"/>
          <w:lang w:val="en-GB"/>
        </w:rPr>
        <w:t xml:space="preserve"> </w:t>
      </w:r>
      <w:r w:rsidR="00A35845">
        <w:rPr>
          <w:rFonts w:ascii="Arial" w:hAnsi="Arial" w:cs="Arial"/>
          <w:sz w:val="20"/>
          <w:szCs w:val="20"/>
          <w:lang w:val="en-GB"/>
        </w:rPr>
        <w:t>A spherical dome shape that surrounds a lamp or light.</w:t>
      </w:r>
    </w:p>
    <w:p w14:paraId="78E0F709" w14:textId="21B3800C" w:rsidR="007262A0" w:rsidRDefault="007262A0" w:rsidP="00346802">
      <w:pPr>
        <w:pStyle w:val="ListParagraph"/>
        <w:numPr>
          <w:ilvl w:val="0"/>
          <w:numId w:val="8"/>
        </w:numPr>
        <w:spacing w:before="0" w:after="0" w:line="240" w:lineRule="auto"/>
        <w:ind w:left="1080"/>
        <w:rPr>
          <w:rFonts w:ascii="Arial" w:hAnsi="Arial" w:cs="Arial"/>
          <w:sz w:val="20"/>
          <w:szCs w:val="20"/>
          <w:lang w:val="en-GB"/>
        </w:rPr>
      </w:pPr>
      <w:r>
        <w:rPr>
          <w:rFonts w:ascii="Arial" w:hAnsi="Arial" w:cs="Arial"/>
          <w:sz w:val="20"/>
          <w:szCs w:val="20"/>
          <w:lang w:val="en-GB"/>
        </w:rPr>
        <w:t>Difference between Set vs Kit</w:t>
      </w:r>
    </w:p>
    <w:p w14:paraId="5F9FBE5B" w14:textId="559519DC" w:rsidR="007262A0" w:rsidRPr="007262A0" w:rsidRDefault="007262A0" w:rsidP="00265312">
      <w:pPr>
        <w:spacing w:before="0" w:after="0" w:line="240" w:lineRule="auto"/>
        <w:ind w:left="1080"/>
        <w:jc w:val="both"/>
        <w:rPr>
          <w:rFonts w:ascii="Arial" w:hAnsi="Arial" w:cs="Arial"/>
          <w:sz w:val="20"/>
          <w:szCs w:val="20"/>
          <w:lang w:val="en-GB"/>
        </w:rPr>
      </w:pPr>
      <w:r w:rsidRPr="009B77EA">
        <w:rPr>
          <w:rFonts w:ascii="Arial" w:hAnsi="Arial" w:cs="Arial"/>
          <w:b/>
          <w:sz w:val="20"/>
          <w:szCs w:val="20"/>
          <w:lang w:val="en-GB"/>
        </w:rPr>
        <w:t>Set</w:t>
      </w:r>
      <w:r w:rsidRPr="007262A0">
        <w:rPr>
          <w:rFonts w:ascii="Arial" w:hAnsi="Arial" w:cs="Arial"/>
          <w:sz w:val="20"/>
          <w:szCs w:val="20"/>
          <w:lang w:val="en-GB"/>
        </w:rPr>
        <w:t xml:space="preserve"> – </w:t>
      </w:r>
      <w:r w:rsidR="00A35845">
        <w:rPr>
          <w:rFonts w:ascii="Arial" w:hAnsi="Arial" w:cs="Arial"/>
          <w:sz w:val="20"/>
          <w:szCs w:val="20"/>
          <w:lang w:val="en-GB"/>
        </w:rPr>
        <w:t>A collection of the SAME items with different sizes. I.e. O-Rings, Screw</w:t>
      </w:r>
      <w:r w:rsidR="006865C4">
        <w:rPr>
          <w:rFonts w:ascii="Arial" w:hAnsi="Arial" w:cs="Arial"/>
          <w:sz w:val="20"/>
          <w:szCs w:val="20"/>
          <w:lang w:val="en-GB"/>
        </w:rPr>
        <w:t>s</w:t>
      </w:r>
      <w:r w:rsidR="00A35845">
        <w:rPr>
          <w:rFonts w:ascii="Arial" w:hAnsi="Arial" w:cs="Arial"/>
          <w:sz w:val="20"/>
          <w:szCs w:val="20"/>
          <w:lang w:val="en-GB"/>
        </w:rPr>
        <w:t>, etc.</w:t>
      </w:r>
    </w:p>
    <w:p w14:paraId="1664BEB4" w14:textId="3CC68029" w:rsidR="007262A0" w:rsidRPr="007262A0" w:rsidRDefault="007262A0" w:rsidP="00265312">
      <w:pPr>
        <w:spacing w:before="0" w:after="0" w:line="240" w:lineRule="auto"/>
        <w:ind w:left="1080"/>
        <w:jc w:val="both"/>
        <w:rPr>
          <w:rFonts w:ascii="Arial" w:hAnsi="Arial" w:cs="Arial"/>
          <w:sz w:val="20"/>
          <w:szCs w:val="20"/>
          <w:lang w:val="en-GB"/>
        </w:rPr>
      </w:pPr>
      <w:r w:rsidRPr="009B77EA">
        <w:rPr>
          <w:rFonts w:ascii="Arial" w:hAnsi="Arial" w:cs="Arial"/>
          <w:b/>
          <w:sz w:val="20"/>
          <w:szCs w:val="20"/>
          <w:lang w:val="en-GB"/>
        </w:rPr>
        <w:t>Kit</w:t>
      </w:r>
      <w:r w:rsidRPr="007262A0">
        <w:rPr>
          <w:rFonts w:ascii="Arial" w:hAnsi="Arial" w:cs="Arial"/>
          <w:sz w:val="20"/>
          <w:szCs w:val="20"/>
          <w:lang w:val="en-GB"/>
        </w:rPr>
        <w:t xml:space="preserve"> </w:t>
      </w:r>
      <w:r w:rsidR="00A35845">
        <w:rPr>
          <w:rFonts w:ascii="Arial" w:hAnsi="Arial" w:cs="Arial"/>
          <w:sz w:val="20"/>
          <w:szCs w:val="20"/>
          <w:lang w:val="en-GB"/>
        </w:rPr>
        <w:t>–</w:t>
      </w:r>
      <w:r w:rsidRPr="007262A0">
        <w:rPr>
          <w:rFonts w:ascii="Arial" w:hAnsi="Arial" w:cs="Arial"/>
          <w:sz w:val="20"/>
          <w:szCs w:val="20"/>
          <w:lang w:val="en-GB"/>
        </w:rPr>
        <w:t xml:space="preserve"> </w:t>
      </w:r>
      <w:r w:rsidR="00A35845">
        <w:rPr>
          <w:rFonts w:ascii="Arial" w:hAnsi="Arial" w:cs="Arial"/>
          <w:sz w:val="20"/>
          <w:szCs w:val="20"/>
          <w:lang w:val="en-GB"/>
        </w:rPr>
        <w:t xml:space="preserve">A collection of different items supplied together. </w:t>
      </w:r>
      <w:r w:rsidR="00B40DF9">
        <w:rPr>
          <w:rFonts w:ascii="Arial" w:hAnsi="Arial" w:cs="Arial"/>
          <w:sz w:val="20"/>
          <w:szCs w:val="20"/>
          <w:lang w:val="en-GB"/>
        </w:rPr>
        <w:t xml:space="preserve">Kit </w:t>
      </w:r>
      <w:r w:rsidR="00A35845">
        <w:rPr>
          <w:rFonts w:ascii="Arial" w:hAnsi="Arial" w:cs="Arial"/>
          <w:sz w:val="20"/>
          <w:szCs w:val="20"/>
          <w:lang w:val="en-GB"/>
        </w:rPr>
        <w:t>Valve Repair may have seals, bearing, seat, etc.</w:t>
      </w:r>
    </w:p>
    <w:p w14:paraId="7D022C5F" w14:textId="17C48BA2" w:rsidR="000211F3" w:rsidRPr="00495A22" w:rsidRDefault="000211F3" w:rsidP="00495A22">
      <w:pPr>
        <w:pStyle w:val="Heading1"/>
        <w:spacing w:before="0" w:after="0" w:line="240" w:lineRule="auto"/>
        <w:ind w:left="144"/>
        <w:rPr>
          <w:rFonts w:ascii="Arial" w:hAnsi="Arial" w:cs="Arial"/>
          <w:sz w:val="20"/>
          <w:szCs w:val="20"/>
          <w:u w:val="single"/>
          <w:lang w:eastAsia="en-CA"/>
        </w:rPr>
      </w:pPr>
      <w:bookmarkStart w:id="6" w:name="_Toc81569810"/>
      <w:r w:rsidRPr="00495A22">
        <w:rPr>
          <w:rFonts w:ascii="Arial" w:hAnsi="Arial" w:cs="Arial"/>
          <w:sz w:val="20"/>
          <w:szCs w:val="20"/>
          <w:u w:val="single"/>
          <w:lang w:eastAsia="en-CA"/>
        </w:rPr>
        <w:t>Solution requirements</w:t>
      </w:r>
      <w:bookmarkEnd w:id="6"/>
    </w:p>
    <w:p w14:paraId="3080A7F0" w14:textId="015AA2D4" w:rsidR="0054325B" w:rsidRPr="00D02ADA" w:rsidRDefault="0054325B" w:rsidP="00495A22">
      <w:pPr>
        <w:spacing w:before="0" w:after="0"/>
        <w:ind w:left="144"/>
        <w:rPr>
          <w:rFonts w:ascii="Arial" w:hAnsi="Arial" w:cs="Arial"/>
          <w:sz w:val="20"/>
          <w:szCs w:val="20"/>
          <w:lang w:eastAsia="en-CA"/>
        </w:rPr>
      </w:pPr>
      <w:r w:rsidRPr="00495A22">
        <w:rPr>
          <w:rFonts w:ascii="Arial" w:hAnsi="Arial" w:cs="Arial"/>
          <w:sz w:val="20"/>
          <w:szCs w:val="20"/>
          <w:lang w:eastAsia="en-CA"/>
        </w:rPr>
        <w:t xml:space="preserve">The following codification structure </w:t>
      </w:r>
      <w:r w:rsidR="003F40BE" w:rsidRPr="00495A22">
        <w:rPr>
          <w:rFonts w:ascii="Arial" w:hAnsi="Arial" w:cs="Arial"/>
          <w:sz w:val="20"/>
          <w:szCs w:val="20"/>
          <w:lang w:eastAsia="en-CA"/>
        </w:rPr>
        <w:t xml:space="preserve">shall </w:t>
      </w:r>
      <w:r w:rsidRPr="00495A22">
        <w:rPr>
          <w:rFonts w:ascii="Arial" w:hAnsi="Arial" w:cs="Arial"/>
          <w:sz w:val="20"/>
          <w:szCs w:val="20"/>
          <w:lang w:eastAsia="en-CA"/>
        </w:rPr>
        <w:t xml:space="preserve">be used as </w:t>
      </w:r>
      <w:r w:rsidR="00A23006" w:rsidRPr="00495A22">
        <w:rPr>
          <w:rFonts w:ascii="Arial" w:hAnsi="Arial" w:cs="Arial"/>
          <w:sz w:val="20"/>
          <w:szCs w:val="20"/>
          <w:lang w:eastAsia="en-CA"/>
        </w:rPr>
        <w:t>a guideline to generate</w:t>
      </w:r>
      <w:r w:rsidRPr="00495A22">
        <w:rPr>
          <w:rFonts w:ascii="Arial" w:hAnsi="Arial" w:cs="Arial"/>
          <w:sz w:val="20"/>
          <w:szCs w:val="20"/>
          <w:lang w:eastAsia="en-CA"/>
        </w:rPr>
        <w:t xml:space="preserve"> descriptions:</w:t>
      </w:r>
    </w:p>
    <w:p w14:paraId="054A69FC" w14:textId="4AD0C8CB" w:rsidR="004A636C" w:rsidRPr="00D02ADA" w:rsidRDefault="004A636C" w:rsidP="00D02ADA">
      <w:pPr>
        <w:spacing w:before="0" w:after="0"/>
        <w:ind w:left="144"/>
        <w:rPr>
          <w:rFonts w:ascii="Arial" w:hAnsi="Arial" w:cs="Arial"/>
          <w:sz w:val="20"/>
          <w:szCs w:val="20"/>
          <w:lang w:eastAsia="en-CA"/>
        </w:rPr>
      </w:pPr>
    </w:p>
    <w:p w14:paraId="59FDE7C1" w14:textId="6DAE50A1" w:rsidR="004A636C" w:rsidRPr="00D02ADA" w:rsidRDefault="004A636C" w:rsidP="00495A22">
      <w:pPr>
        <w:pStyle w:val="Heading3"/>
        <w:spacing w:before="0" w:line="240" w:lineRule="auto"/>
        <w:ind w:left="144"/>
        <w:rPr>
          <w:rFonts w:ascii="Arial" w:hAnsi="Arial" w:cs="Arial"/>
          <w:sz w:val="20"/>
          <w:szCs w:val="20"/>
          <w:u w:val="single"/>
        </w:rPr>
      </w:pPr>
      <w:bookmarkStart w:id="7" w:name="_Toc81569811"/>
      <w:r w:rsidRPr="00D02ADA">
        <w:rPr>
          <w:rFonts w:ascii="Arial" w:hAnsi="Arial" w:cs="Arial"/>
          <w:sz w:val="20"/>
          <w:szCs w:val="20"/>
          <w:u w:val="single"/>
        </w:rPr>
        <w:t>S</w:t>
      </w:r>
      <w:r w:rsidR="00B40DF9">
        <w:rPr>
          <w:rFonts w:ascii="Arial" w:hAnsi="Arial" w:cs="Arial"/>
          <w:sz w:val="20"/>
          <w:szCs w:val="20"/>
          <w:u w:val="single"/>
        </w:rPr>
        <w:t>hort</w:t>
      </w:r>
      <w:r w:rsidRPr="00D02ADA">
        <w:rPr>
          <w:rFonts w:ascii="Arial" w:hAnsi="Arial" w:cs="Arial"/>
          <w:sz w:val="20"/>
          <w:szCs w:val="20"/>
          <w:u w:val="single"/>
        </w:rPr>
        <w:t xml:space="preserve"> </w:t>
      </w:r>
      <w:r w:rsidR="00225E34" w:rsidRPr="00D02ADA">
        <w:rPr>
          <w:rFonts w:ascii="Arial" w:hAnsi="Arial" w:cs="Arial"/>
          <w:sz w:val="20"/>
          <w:szCs w:val="20"/>
          <w:u w:val="single"/>
        </w:rPr>
        <w:t>F</w:t>
      </w:r>
      <w:r w:rsidR="00B40DF9">
        <w:rPr>
          <w:rFonts w:ascii="Arial" w:hAnsi="Arial" w:cs="Arial"/>
          <w:sz w:val="20"/>
          <w:szCs w:val="20"/>
          <w:u w:val="single"/>
        </w:rPr>
        <w:t>ormat</w:t>
      </w:r>
      <w:r w:rsidR="00225E34" w:rsidRPr="00D02ADA">
        <w:rPr>
          <w:rFonts w:ascii="Arial" w:hAnsi="Arial" w:cs="Arial"/>
          <w:sz w:val="20"/>
          <w:szCs w:val="20"/>
          <w:u w:val="single"/>
        </w:rPr>
        <w:t xml:space="preserve"> </w:t>
      </w:r>
      <w:r w:rsidRPr="00D02ADA">
        <w:rPr>
          <w:rFonts w:ascii="Arial" w:hAnsi="Arial" w:cs="Arial"/>
          <w:sz w:val="20"/>
          <w:szCs w:val="20"/>
          <w:u w:val="single"/>
        </w:rPr>
        <w:t>D</w:t>
      </w:r>
      <w:r w:rsidR="00B40DF9">
        <w:rPr>
          <w:rFonts w:ascii="Arial" w:hAnsi="Arial" w:cs="Arial"/>
          <w:sz w:val="20"/>
          <w:szCs w:val="20"/>
          <w:u w:val="single"/>
        </w:rPr>
        <w:t>escription</w:t>
      </w:r>
      <w:r w:rsidR="00225E34">
        <w:rPr>
          <w:rFonts w:ascii="Arial" w:hAnsi="Arial" w:cs="Arial"/>
          <w:sz w:val="20"/>
          <w:szCs w:val="20"/>
          <w:u w:val="single"/>
        </w:rPr>
        <w:t xml:space="preserve"> (SFD)</w:t>
      </w:r>
      <w:r w:rsidRPr="00D02ADA">
        <w:rPr>
          <w:rFonts w:ascii="Arial" w:hAnsi="Arial" w:cs="Arial"/>
          <w:sz w:val="20"/>
          <w:szCs w:val="20"/>
          <w:u w:val="single"/>
        </w:rPr>
        <w:t xml:space="preserve"> (40 Characters)</w:t>
      </w:r>
      <w:bookmarkEnd w:id="7"/>
    </w:p>
    <w:p w14:paraId="525C65DD" w14:textId="438EF7C5" w:rsidR="00225E34" w:rsidRPr="00D02ADA" w:rsidRDefault="00225E34" w:rsidP="00225E34">
      <w:pPr>
        <w:spacing w:before="0" w:after="0" w:line="240" w:lineRule="auto"/>
        <w:ind w:left="144"/>
        <w:jc w:val="both"/>
        <w:rPr>
          <w:rFonts w:ascii="Arial" w:hAnsi="Arial" w:cs="Arial"/>
          <w:bCs/>
          <w:iCs/>
          <w:sz w:val="20"/>
          <w:szCs w:val="20"/>
        </w:rPr>
      </w:pPr>
      <w:r>
        <w:rPr>
          <w:rFonts w:ascii="Arial" w:hAnsi="Arial" w:cs="Arial"/>
          <w:bCs/>
          <w:iCs/>
          <w:sz w:val="20"/>
          <w:szCs w:val="20"/>
        </w:rPr>
        <w:t xml:space="preserve">The MDG will compile the Short Format Description. The rules defined in the Taxonomy tables will determine the </w:t>
      </w:r>
      <w:r w:rsidR="006865C4">
        <w:rPr>
          <w:rFonts w:ascii="Arial" w:hAnsi="Arial" w:cs="Arial"/>
          <w:bCs/>
          <w:iCs/>
          <w:sz w:val="20"/>
          <w:szCs w:val="20"/>
        </w:rPr>
        <w:t xml:space="preserve">Material description (Short) </w:t>
      </w:r>
      <w:r>
        <w:rPr>
          <w:rFonts w:ascii="Arial" w:hAnsi="Arial" w:cs="Arial"/>
          <w:bCs/>
          <w:iCs/>
          <w:sz w:val="20"/>
          <w:szCs w:val="20"/>
        </w:rPr>
        <w:t>compilation.</w:t>
      </w:r>
    </w:p>
    <w:p w14:paraId="4DD38CBB" w14:textId="77777777" w:rsidR="004A636C" w:rsidRPr="00D02ADA" w:rsidRDefault="004A636C" w:rsidP="00495A22">
      <w:pPr>
        <w:spacing w:before="0" w:after="0" w:line="240" w:lineRule="auto"/>
        <w:ind w:left="144"/>
        <w:jc w:val="both"/>
        <w:rPr>
          <w:rFonts w:ascii="Arial" w:hAnsi="Arial" w:cs="Arial"/>
          <w:bCs/>
          <w:iCs/>
          <w:sz w:val="20"/>
          <w:szCs w:val="20"/>
        </w:rPr>
      </w:pPr>
    </w:p>
    <w:p w14:paraId="6769ABE0"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Maximum Length to be 40 characters</w:t>
      </w:r>
    </w:p>
    <w:p w14:paraId="5BF392FB"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The Classification (Noun) and Sub-classification (Modifiers) are separated by COMMA</w:t>
      </w:r>
    </w:p>
    <w:p w14:paraId="2A5A8286"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The Sub-classification (Modifiers) and Attribute Values are separated by SEMI-COLON</w:t>
      </w:r>
    </w:p>
    <w:p w14:paraId="6D4E1243"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The attribute values are separated by COMMA</w:t>
      </w:r>
    </w:p>
    <w:p w14:paraId="671F8E65"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If the Sub-classification is “NO MODIFIER”, this will not appear in the final description</w:t>
      </w:r>
    </w:p>
    <w:p w14:paraId="40A6B4D9" w14:textId="751C232C"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 xml:space="preserve">The sequence of the attributes is in the same priority order as defined by the Taxonomy </w:t>
      </w:r>
    </w:p>
    <w:p w14:paraId="5674C1D9" w14:textId="66B028D6" w:rsidR="005C2FDF" w:rsidRPr="005C2FDF" w:rsidRDefault="005C2FDF" w:rsidP="00346802">
      <w:pPr>
        <w:pStyle w:val="ListParagraph"/>
        <w:numPr>
          <w:ilvl w:val="0"/>
          <w:numId w:val="8"/>
        </w:numPr>
        <w:spacing w:before="0" w:after="0" w:line="240" w:lineRule="auto"/>
        <w:ind w:left="1080"/>
        <w:rPr>
          <w:rFonts w:ascii="Arial" w:hAnsi="Arial"/>
          <w:iCs/>
          <w:sz w:val="20"/>
          <w:lang w:val="en-GB"/>
        </w:rPr>
      </w:pPr>
      <w:r w:rsidRPr="005C2FDF">
        <w:rPr>
          <w:rFonts w:ascii="Arial" w:hAnsi="Arial" w:cs="Arial"/>
          <w:sz w:val="20"/>
          <w:szCs w:val="20"/>
          <w:lang w:val="en-GB"/>
        </w:rPr>
        <w:t xml:space="preserve">If </w:t>
      </w:r>
      <w:r w:rsidRPr="005C2FDF">
        <w:rPr>
          <w:rFonts w:ascii="Arial" w:hAnsi="Arial"/>
          <w:iCs/>
          <w:sz w:val="20"/>
          <w:lang w:val="en-GB"/>
        </w:rPr>
        <w:t xml:space="preserve">an attribute does not have any value, then the next filled attribute value will be taken. However, </w:t>
      </w:r>
      <w:r w:rsidR="00851AC0">
        <w:rPr>
          <w:rFonts w:ascii="Arial" w:hAnsi="Arial"/>
          <w:iCs/>
          <w:sz w:val="20"/>
          <w:lang w:val="en-GB"/>
        </w:rPr>
        <w:t xml:space="preserve">if </w:t>
      </w:r>
      <w:r w:rsidRPr="005C2FDF">
        <w:rPr>
          <w:rFonts w:ascii="Arial" w:hAnsi="Arial"/>
          <w:iCs/>
          <w:sz w:val="20"/>
          <w:lang w:val="en-GB"/>
        </w:rPr>
        <w:t xml:space="preserve">the next attribute value </w:t>
      </w:r>
      <w:r w:rsidR="00851AC0">
        <w:rPr>
          <w:rFonts w:ascii="Arial" w:hAnsi="Arial"/>
          <w:iCs/>
          <w:sz w:val="20"/>
          <w:lang w:val="en-GB"/>
        </w:rPr>
        <w:t>is</w:t>
      </w:r>
      <w:r w:rsidRPr="005C2FDF">
        <w:rPr>
          <w:rFonts w:ascii="Arial" w:hAnsi="Arial"/>
          <w:iCs/>
          <w:sz w:val="20"/>
          <w:lang w:val="en-GB"/>
        </w:rPr>
        <w:t xml:space="preserve"> not be able to </w:t>
      </w:r>
      <w:r w:rsidR="00851AC0">
        <w:rPr>
          <w:rFonts w:ascii="Arial" w:hAnsi="Arial"/>
          <w:iCs/>
          <w:sz w:val="20"/>
          <w:lang w:val="en-GB"/>
        </w:rPr>
        <w:t>fit into</w:t>
      </w:r>
      <w:r w:rsidRPr="005C2FDF">
        <w:rPr>
          <w:rFonts w:ascii="Arial" w:hAnsi="Arial"/>
          <w:iCs/>
          <w:sz w:val="20"/>
          <w:lang w:val="en-GB"/>
        </w:rPr>
        <w:t xml:space="preserve"> the 40-character limit (exceeds 40) then the next filled attribute value </w:t>
      </w:r>
      <w:r w:rsidR="00851AC0">
        <w:rPr>
          <w:rFonts w:ascii="Arial" w:hAnsi="Arial"/>
          <w:iCs/>
          <w:sz w:val="20"/>
          <w:lang w:val="en-GB"/>
        </w:rPr>
        <w:t>will</w:t>
      </w:r>
      <w:r w:rsidRPr="005C2FDF">
        <w:rPr>
          <w:rFonts w:ascii="Arial" w:hAnsi="Arial"/>
          <w:iCs/>
          <w:sz w:val="20"/>
          <w:lang w:val="en-GB"/>
        </w:rPr>
        <w:t xml:space="preserve"> been added in the Short description and henceforth</w:t>
      </w:r>
    </w:p>
    <w:p w14:paraId="583D7394" w14:textId="77777777" w:rsidR="005C2FDF" w:rsidRPr="005C2FDF" w:rsidRDefault="005C2FDF" w:rsidP="00346802">
      <w:pPr>
        <w:pStyle w:val="ListParagraph"/>
        <w:numPr>
          <w:ilvl w:val="0"/>
          <w:numId w:val="8"/>
        </w:numPr>
        <w:spacing w:before="0" w:after="0" w:line="240" w:lineRule="auto"/>
        <w:ind w:left="1080"/>
        <w:rPr>
          <w:rFonts w:ascii="Arial" w:hAnsi="Arial"/>
          <w:iCs/>
          <w:sz w:val="20"/>
          <w:lang w:val="en-GB"/>
        </w:rPr>
      </w:pPr>
      <w:r w:rsidRPr="005C2FDF">
        <w:rPr>
          <w:rFonts w:ascii="Arial" w:hAnsi="Arial"/>
          <w:iCs/>
          <w:sz w:val="20"/>
          <w:lang w:val="en-GB"/>
        </w:rPr>
        <w:t>No space will be given before or after delimiter</w:t>
      </w:r>
    </w:p>
    <w:p w14:paraId="4887D520" w14:textId="41429F78" w:rsidR="005C2FDF" w:rsidRPr="005C2FDF" w:rsidRDefault="005C2FDF" w:rsidP="00346802">
      <w:pPr>
        <w:pStyle w:val="ListParagraph"/>
        <w:numPr>
          <w:ilvl w:val="0"/>
          <w:numId w:val="8"/>
        </w:numPr>
        <w:spacing w:before="0" w:after="0" w:line="240" w:lineRule="auto"/>
        <w:ind w:left="1080"/>
        <w:rPr>
          <w:rFonts w:ascii="Arial" w:hAnsi="Arial" w:cs="Arial"/>
          <w:sz w:val="20"/>
          <w:szCs w:val="20"/>
          <w:lang w:val="en-GB"/>
        </w:rPr>
      </w:pPr>
      <w:r w:rsidRPr="005C2FDF">
        <w:rPr>
          <w:rFonts w:ascii="Arial" w:hAnsi="Arial" w:cs="Arial"/>
          <w:sz w:val="20"/>
          <w:szCs w:val="20"/>
          <w:lang w:val="en-GB"/>
        </w:rPr>
        <w:t>Modifier will be abbreviated using standard abbreviation list, if the Class is more than 30 characters then Noun also will be abbreviated</w:t>
      </w:r>
      <w:r w:rsidR="006865C4">
        <w:rPr>
          <w:rFonts w:ascii="Arial" w:hAnsi="Arial" w:cs="Arial"/>
          <w:sz w:val="20"/>
          <w:szCs w:val="20"/>
          <w:lang w:val="en-GB"/>
        </w:rPr>
        <w:t xml:space="preserve"> (Exception)</w:t>
      </w:r>
    </w:p>
    <w:p w14:paraId="1E07F6BB" w14:textId="3F93DF59" w:rsidR="005C2FDF" w:rsidRPr="005C2FDF" w:rsidRDefault="005C2FDF" w:rsidP="00346802">
      <w:pPr>
        <w:pStyle w:val="ListParagraph"/>
        <w:numPr>
          <w:ilvl w:val="0"/>
          <w:numId w:val="8"/>
        </w:numPr>
        <w:spacing w:before="0" w:after="0" w:line="240" w:lineRule="auto"/>
        <w:ind w:left="1080"/>
        <w:rPr>
          <w:rFonts w:ascii="Arial" w:hAnsi="Arial"/>
          <w:iCs/>
          <w:sz w:val="20"/>
          <w:lang w:val="en-GB"/>
        </w:rPr>
      </w:pPr>
      <w:r w:rsidRPr="005C2FDF">
        <w:rPr>
          <w:rFonts w:ascii="Arial" w:hAnsi="Arial"/>
          <w:iCs/>
          <w:sz w:val="20"/>
          <w:lang w:val="en-GB"/>
        </w:rPr>
        <w:t>Attribute values will be abbreviated us</w:t>
      </w:r>
      <w:r w:rsidR="00851AC0">
        <w:rPr>
          <w:rFonts w:ascii="Arial" w:hAnsi="Arial"/>
          <w:iCs/>
          <w:sz w:val="20"/>
          <w:lang w:val="en-GB"/>
        </w:rPr>
        <w:t>ing standard abbreviation list.</w:t>
      </w:r>
    </w:p>
    <w:p w14:paraId="32913010" w14:textId="04D5DE22" w:rsidR="005C2FDF" w:rsidRPr="005C2FDF" w:rsidRDefault="005C2FDF" w:rsidP="00346802">
      <w:pPr>
        <w:pStyle w:val="ListParagraph"/>
        <w:numPr>
          <w:ilvl w:val="0"/>
          <w:numId w:val="8"/>
        </w:numPr>
        <w:spacing w:before="0" w:after="0" w:line="240" w:lineRule="auto"/>
        <w:ind w:left="1080"/>
        <w:rPr>
          <w:rFonts w:cs="Arial"/>
          <w:iCs/>
          <w:szCs w:val="20"/>
        </w:rPr>
      </w:pPr>
      <w:r w:rsidRPr="005C2FDF">
        <w:rPr>
          <w:rFonts w:ascii="Arial" w:hAnsi="Arial"/>
          <w:iCs/>
          <w:sz w:val="20"/>
          <w:lang w:val="en-GB"/>
        </w:rPr>
        <w:t>The limiting of 40 char is to the nearest attribute value</w:t>
      </w:r>
    </w:p>
    <w:p w14:paraId="1BB77F8B" w14:textId="77777777" w:rsidR="005C2FDF" w:rsidRPr="005C2FDF" w:rsidRDefault="005C2FDF" w:rsidP="005C2FDF">
      <w:pPr>
        <w:spacing w:before="0" w:after="0" w:line="240" w:lineRule="auto"/>
        <w:rPr>
          <w:rStyle w:val="Emphasis"/>
          <w:rFonts w:cs="Arial"/>
          <w:i w:val="0"/>
          <w:szCs w:val="20"/>
        </w:rPr>
      </w:pPr>
    </w:p>
    <w:p w14:paraId="06ED9E46" w14:textId="77777777" w:rsidR="005C2FDF" w:rsidRPr="004F7C5B" w:rsidRDefault="005C2FDF" w:rsidP="005C2FDF">
      <w:pPr>
        <w:spacing w:before="0" w:after="0" w:line="240" w:lineRule="auto"/>
        <w:ind w:firstLine="576"/>
        <w:jc w:val="both"/>
        <w:rPr>
          <w:rFonts w:cs="Arial"/>
          <w:b/>
          <w:iCs/>
          <w:szCs w:val="20"/>
        </w:rPr>
      </w:pPr>
      <w:r w:rsidRPr="004F7C5B">
        <w:rPr>
          <w:rFonts w:cs="Arial"/>
          <w:b/>
          <w:iCs/>
          <w:szCs w:val="20"/>
        </w:rPr>
        <w:t>The MDG will apply the following rules:-</w:t>
      </w:r>
    </w:p>
    <w:p w14:paraId="64DD8957" w14:textId="77777777" w:rsidR="005C2FDF" w:rsidRPr="00D02ADA" w:rsidRDefault="005C2FDF" w:rsidP="005C2FDF">
      <w:pPr>
        <w:spacing w:before="0" w:after="0" w:line="240" w:lineRule="auto"/>
        <w:ind w:left="144"/>
        <w:jc w:val="both"/>
        <w:rPr>
          <w:rFonts w:cs="Arial"/>
          <w:b/>
          <w:bCs/>
          <w:iCs/>
          <w:szCs w:val="20"/>
        </w:rPr>
      </w:pPr>
    </w:p>
    <w:p w14:paraId="21EACB5D" w14:textId="77777777" w:rsidR="005C2FDF" w:rsidRDefault="005C2FDF" w:rsidP="005C2FDF">
      <w:pPr>
        <w:spacing w:before="0" w:after="0" w:line="276" w:lineRule="auto"/>
        <w:ind w:firstLine="576"/>
        <w:jc w:val="both"/>
        <w:rPr>
          <w:rFonts w:cs="Arial"/>
          <w:bCs/>
          <w:iCs/>
          <w:szCs w:val="20"/>
        </w:rPr>
      </w:pPr>
      <w:r w:rsidRPr="00D02ADA">
        <w:rPr>
          <w:rFonts w:cs="Arial"/>
          <w:b/>
          <w:bCs/>
          <w:iCs/>
          <w:szCs w:val="20"/>
        </w:rPr>
        <w:t>Option 1</w:t>
      </w:r>
      <w:r>
        <w:rPr>
          <w:rFonts w:cs="Arial"/>
          <w:b/>
          <w:bCs/>
          <w:iCs/>
          <w:szCs w:val="20"/>
        </w:rPr>
        <w:t>:</w:t>
      </w:r>
      <w:r w:rsidRPr="00D02ADA">
        <w:rPr>
          <w:rFonts w:cs="Arial"/>
          <w:b/>
          <w:bCs/>
          <w:iCs/>
          <w:szCs w:val="20"/>
        </w:rPr>
        <w:t xml:space="preserve"> </w:t>
      </w:r>
      <w:r w:rsidRPr="00495A22">
        <w:rPr>
          <w:rFonts w:cs="Arial"/>
          <w:b/>
          <w:bCs/>
          <w:iCs/>
          <w:szCs w:val="20"/>
        </w:rPr>
        <w:t>NON</w:t>
      </w:r>
      <w:r>
        <w:rPr>
          <w:rFonts w:cs="Arial"/>
          <w:b/>
          <w:bCs/>
          <w:iCs/>
          <w:szCs w:val="20"/>
        </w:rPr>
        <w:t>-</w:t>
      </w:r>
      <w:r w:rsidRPr="00495A22">
        <w:rPr>
          <w:rFonts w:cs="Arial"/>
          <w:b/>
          <w:bCs/>
          <w:iCs/>
          <w:szCs w:val="20"/>
        </w:rPr>
        <w:t>OEM ITEMS</w:t>
      </w:r>
      <w:r w:rsidRPr="00D02ADA">
        <w:rPr>
          <w:rFonts w:cs="Arial"/>
          <w:b/>
          <w:bCs/>
          <w:iCs/>
          <w:szCs w:val="20"/>
        </w:rPr>
        <w:t xml:space="preserve"> </w:t>
      </w:r>
      <w:r w:rsidRPr="00D02ADA">
        <w:rPr>
          <w:rFonts w:cs="Arial"/>
          <w:bCs/>
          <w:iCs/>
          <w:szCs w:val="20"/>
        </w:rPr>
        <w:t xml:space="preserve">= </w:t>
      </w:r>
      <w:r>
        <w:rPr>
          <w:rFonts w:cs="Arial"/>
          <w:bCs/>
          <w:iCs/>
          <w:szCs w:val="20"/>
        </w:rPr>
        <w:t>Class</w:t>
      </w:r>
      <w:r w:rsidRPr="00D02ADA">
        <w:rPr>
          <w:rFonts w:cs="Arial"/>
          <w:bCs/>
          <w:iCs/>
          <w:szCs w:val="20"/>
        </w:rPr>
        <w:t xml:space="preserve"> + Properties.</w:t>
      </w:r>
    </w:p>
    <w:p w14:paraId="478872D2" w14:textId="77777777" w:rsidR="005C2FDF" w:rsidRPr="00B36ACE" w:rsidRDefault="005C2FDF" w:rsidP="005C2FDF">
      <w:pPr>
        <w:spacing w:after="120" w:line="276" w:lineRule="auto"/>
        <w:ind w:left="720" w:firstLine="720"/>
        <w:rPr>
          <w:rStyle w:val="Emphasis"/>
          <w:rFonts w:cs="Arial"/>
          <w:i w:val="0"/>
          <w:iCs w:val="0"/>
          <w:szCs w:val="20"/>
        </w:rPr>
      </w:pPr>
      <w:r w:rsidRPr="00B36ACE">
        <w:rPr>
          <w:rStyle w:val="Emphasis"/>
          <w:rFonts w:cs="Arial"/>
          <w:i w:val="0"/>
          <w:iCs w:val="0"/>
          <w:szCs w:val="20"/>
        </w:rPr>
        <w:t>&lt;NOUN</w:t>
      </w:r>
      <w:proofErr w:type="gramStart"/>
      <w:r w:rsidRPr="00B36ACE">
        <w:rPr>
          <w:rStyle w:val="Emphasis"/>
          <w:rFonts w:cs="Arial"/>
          <w:i w:val="0"/>
          <w:iCs w:val="0"/>
          <w:szCs w:val="20"/>
        </w:rPr>
        <w:t>&gt;:</w:t>
      </w:r>
      <w:proofErr w:type="gramEnd"/>
      <w:r w:rsidRPr="00B36ACE">
        <w:rPr>
          <w:rStyle w:val="Emphasis"/>
          <w:rFonts w:cs="Arial"/>
          <w:i w:val="0"/>
          <w:iCs w:val="0"/>
          <w:szCs w:val="20"/>
        </w:rPr>
        <w:t>&lt;MODIFIER&gt;;&lt;</w:t>
      </w:r>
      <w:r w:rsidRPr="007C37C3">
        <w:rPr>
          <w:rStyle w:val="Emphasis"/>
          <w:rFonts w:cs="Arial"/>
          <w:i w:val="0"/>
          <w:iCs w:val="0"/>
          <w:szCs w:val="20"/>
        </w:rPr>
        <w:t>ATTRIBUTE VALUES1</w:t>
      </w:r>
      <w:r w:rsidRPr="00B36ACE">
        <w:rPr>
          <w:rStyle w:val="Emphasis"/>
          <w:rFonts w:cs="Arial"/>
          <w:i w:val="0"/>
          <w:iCs w:val="0"/>
          <w:szCs w:val="20"/>
        </w:rPr>
        <w:t>&gt;,&lt;</w:t>
      </w:r>
      <w:r w:rsidRPr="007C37C3">
        <w:rPr>
          <w:rStyle w:val="Emphasis"/>
          <w:rFonts w:cs="Arial"/>
          <w:i w:val="0"/>
          <w:iCs w:val="0"/>
          <w:szCs w:val="20"/>
        </w:rPr>
        <w:t xml:space="preserve"> ATTRIBUTE VALUES</w:t>
      </w:r>
      <w:r w:rsidRPr="00B36ACE">
        <w:rPr>
          <w:rStyle w:val="Emphasis"/>
          <w:rFonts w:cs="Arial"/>
          <w:i w:val="0"/>
          <w:iCs w:val="0"/>
          <w:szCs w:val="20"/>
        </w:rPr>
        <w:t>2&gt;</w:t>
      </w:r>
      <w:r>
        <w:rPr>
          <w:rStyle w:val="Emphasis"/>
          <w:rFonts w:cs="Arial"/>
          <w:i w:val="0"/>
          <w:iCs w:val="0"/>
          <w:szCs w:val="20"/>
        </w:rPr>
        <w:t>,..</w:t>
      </w:r>
    </w:p>
    <w:p w14:paraId="58A9B96E" w14:textId="77777777" w:rsidR="005C2FDF" w:rsidRPr="00B36ACE" w:rsidRDefault="005C2FDF" w:rsidP="005C2FDF">
      <w:pPr>
        <w:spacing w:after="120" w:line="276" w:lineRule="auto"/>
        <w:ind w:left="720" w:firstLine="720"/>
        <w:rPr>
          <w:rStyle w:val="Emphasis"/>
          <w:rFonts w:cs="Arial"/>
          <w:b/>
          <w:bCs/>
          <w:i w:val="0"/>
          <w:iCs w:val="0"/>
          <w:szCs w:val="20"/>
        </w:rPr>
      </w:pPr>
      <w:r w:rsidRPr="007C37C3">
        <w:rPr>
          <w:rStyle w:val="Emphasis"/>
          <w:rFonts w:cs="Arial"/>
          <w:b/>
          <w:bCs/>
          <w:i w:val="0"/>
          <w:iCs w:val="0"/>
          <w:szCs w:val="20"/>
        </w:rPr>
        <w:t>E</w:t>
      </w:r>
      <w:r>
        <w:rPr>
          <w:rStyle w:val="Emphasis"/>
          <w:rFonts w:cs="Arial"/>
          <w:b/>
          <w:bCs/>
          <w:i w:val="0"/>
          <w:iCs w:val="0"/>
          <w:szCs w:val="20"/>
        </w:rPr>
        <w:t>.g</w:t>
      </w:r>
      <w:r w:rsidRPr="007C37C3">
        <w:rPr>
          <w:rStyle w:val="Emphasis"/>
          <w:rFonts w:cs="Arial"/>
          <w:b/>
          <w:bCs/>
          <w:i w:val="0"/>
          <w:iCs w:val="0"/>
          <w:szCs w:val="20"/>
        </w:rPr>
        <w:t>. BEARING</w:t>
      </w:r>
      <w:proofErr w:type="gramStart"/>
      <w:r w:rsidRPr="007C37C3">
        <w:rPr>
          <w:rStyle w:val="Emphasis"/>
          <w:rFonts w:cs="Arial"/>
          <w:b/>
          <w:bCs/>
          <w:i w:val="0"/>
          <w:iCs w:val="0"/>
          <w:szCs w:val="20"/>
        </w:rPr>
        <w:t>:ROLR</w:t>
      </w:r>
      <w:proofErr w:type="gramEnd"/>
      <w:r w:rsidRPr="007C37C3">
        <w:rPr>
          <w:rStyle w:val="Emphasis"/>
          <w:rFonts w:cs="Arial"/>
          <w:b/>
          <w:bCs/>
          <w:i w:val="0"/>
          <w:iCs w:val="0"/>
          <w:szCs w:val="20"/>
        </w:rPr>
        <w:t>;</w:t>
      </w:r>
      <w:r>
        <w:rPr>
          <w:rStyle w:val="Emphasis"/>
          <w:rFonts w:cs="Arial"/>
          <w:b/>
          <w:bCs/>
          <w:i w:val="0"/>
          <w:iCs w:val="0"/>
          <w:szCs w:val="20"/>
        </w:rPr>
        <w:t xml:space="preserve">ID </w:t>
      </w:r>
      <w:r w:rsidRPr="007C37C3">
        <w:rPr>
          <w:rStyle w:val="Emphasis"/>
          <w:rFonts w:cs="Arial"/>
          <w:b/>
          <w:bCs/>
          <w:i w:val="0"/>
          <w:iCs w:val="0"/>
          <w:szCs w:val="20"/>
        </w:rPr>
        <w:t>15</w:t>
      </w:r>
      <w:r>
        <w:rPr>
          <w:rStyle w:val="Emphasis"/>
          <w:rFonts w:cs="Arial"/>
          <w:b/>
          <w:bCs/>
          <w:i w:val="0"/>
          <w:iCs w:val="0"/>
          <w:szCs w:val="20"/>
        </w:rPr>
        <w:t xml:space="preserve"> </w:t>
      </w:r>
      <w:r w:rsidRPr="007C37C3">
        <w:rPr>
          <w:rStyle w:val="Emphasis"/>
          <w:rFonts w:cs="Arial"/>
          <w:b/>
          <w:bCs/>
          <w:i w:val="0"/>
          <w:iCs w:val="0"/>
          <w:szCs w:val="20"/>
        </w:rPr>
        <w:t>MM,</w:t>
      </w:r>
      <w:r>
        <w:rPr>
          <w:rStyle w:val="Emphasis"/>
          <w:rFonts w:cs="Arial"/>
          <w:b/>
          <w:bCs/>
          <w:i w:val="0"/>
          <w:iCs w:val="0"/>
          <w:szCs w:val="20"/>
        </w:rPr>
        <w:t xml:space="preserve">OD </w:t>
      </w:r>
      <w:r w:rsidRPr="007C37C3">
        <w:rPr>
          <w:rStyle w:val="Emphasis"/>
          <w:rFonts w:cs="Arial"/>
          <w:b/>
          <w:bCs/>
          <w:i w:val="0"/>
          <w:iCs w:val="0"/>
          <w:szCs w:val="20"/>
        </w:rPr>
        <w:t>35</w:t>
      </w:r>
      <w:r>
        <w:rPr>
          <w:rStyle w:val="Emphasis"/>
          <w:rFonts w:cs="Arial"/>
          <w:b/>
          <w:bCs/>
          <w:i w:val="0"/>
          <w:iCs w:val="0"/>
          <w:szCs w:val="20"/>
        </w:rPr>
        <w:t xml:space="preserve"> </w:t>
      </w:r>
      <w:r w:rsidRPr="007C37C3">
        <w:rPr>
          <w:rStyle w:val="Emphasis"/>
          <w:rFonts w:cs="Arial"/>
          <w:b/>
          <w:bCs/>
          <w:i w:val="0"/>
          <w:iCs w:val="0"/>
          <w:szCs w:val="20"/>
        </w:rPr>
        <w:t>MM,</w:t>
      </w:r>
      <w:r>
        <w:rPr>
          <w:rStyle w:val="Emphasis"/>
          <w:rFonts w:cs="Arial"/>
          <w:b/>
          <w:bCs/>
          <w:i w:val="0"/>
          <w:iCs w:val="0"/>
          <w:szCs w:val="20"/>
        </w:rPr>
        <w:t xml:space="preserve">WD </w:t>
      </w:r>
      <w:r w:rsidRPr="007C37C3">
        <w:rPr>
          <w:rStyle w:val="Emphasis"/>
          <w:rFonts w:cs="Arial"/>
          <w:b/>
          <w:bCs/>
          <w:i w:val="0"/>
          <w:iCs w:val="0"/>
          <w:szCs w:val="20"/>
        </w:rPr>
        <w:t>11</w:t>
      </w:r>
      <w:r>
        <w:rPr>
          <w:rStyle w:val="Emphasis"/>
          <w:rFonts w:cs="Arial"/>
          <w:b/>
          <w:bCs/>
          <w:i w:val="0"/>
          <w:iCs w:val="0"/>
          <w:szCs w:val="20"/>
        </w:rPr>
        <w:t xml:space="preserve"> </w:t>
      </w:r>
      <w:r w:rsidRPr="007C37C3">
        <w:rPr>
          <w:rStyle w:val="Emphasis"/>
          <w:rFonts w:cs="Arial"/>
          <w:b/>
          <w:bCs/>
          <w:i w:val="0"/>
          <w:iCs w:val="0"/>
          <w:szCs w:val="20"/>
        </w:rPr>
        <w:t>MM</w:t>
      </w:r>
    </w:p>
    <w:p w14:paraId="023B9452" w14:textId="77777777" w:rsidR="005C2FDF" w:rsidRDefault="005C2FDF" w:rsidP="005C2FDF">
      <w:pPr>
        <w:spacing w:before="0" w:after="0" w:line="276" w:lineRule="auto"/>
        <w:ind w:firstLine="576"/>
        <w:jc w:val="both"/>
        <w:rPr>
          <w:rFonts w:cs="Arial"/>
          <w:bCs/>
          <w:iCs/>
          <w:szCs w:val="20"/>
        </w:rPr>
      </w:pPr>
      <w:r w:rsidRPr="00D02ADA">
        <w:rPr>
          <w:rFonts w:cs="Arial"/>
          <w:b/>
          <w:bCs/>
          <w:iCs/>
          <w:szCs w:val="20"/>
        </w:rPr>
        <w:t>Option 2</w:t>
      </w:r>
      <w:r>
        <w:rPr>
          <w:rFonts w:cs="Arial"/>
          <w:b/>
          <w:bCs/>
          <w:iCs/>
          <w:szCs w:val="20"/>
        </w:rPr>
        <w:t xml:space="preserve">: </w:t>
      </w:r>
      <w:r w:rsidRPr="00495A22">
        <w:rPr>
          <w:rFonts w:cs="Arial"/>
          <w:b/>
          <w:bCs/>
          <w:iCs/>
          <w:szCs w:val="20"/>
        </w:rPr>
        <w:t>OEM ITEMS</w:t>
      </w:r>
      <w:r w:rsidRPr="00D02ADA">
        <w:rPr>
          <w:rFonts w:cs="Arial"/>
          <w:bCs/>
          <w:iCs/>
          <w:szCs w:val="20"/>
        </w:rPr>
        <w:t xml:space="preserve"> </w:t>
      </w:r>
      <w:r>
        <w:rPr>
          <w:rFonts w:cs="Arial"/>
          <w:bCs/>
          <w:iCs/>
          <w:szCs w:val="20"/>
        </w:rPr>
        <w:t>= Class</w:t>
      </w:r>
      <w:r w:rsidRPr="00D02ADA">
        <w:rPr>
          <w:rFonts w:cs="Arial"/>
          <w:bCs/>
          <w:iCs/>
          <w:szCs w:val="20"/>
        </w:rPr>
        <w:t xml:space="preserve"> + Manuf</w:t>
      </w:r>
      <w:r>
        <w:rPr>
          <w:rFonts w:cs="Arial"/>
          <w:bCs/>
          <w:iCs/>
          <w:szCs w:val="20"/>
        </w:rPr>
        <w:t>acturer Short Name (see list below</w:t>
      </w:r>
      <w:r w:rsidRPr="00D02ADA">
        <w:rPr>
          <w:rFonts w:cs="Arial"/>
          <w:bCs/>
          <w:iCs/>
          <w:szCs w:val="20"/>
        </w:rPr>
        <w:t>) + Manuf</w:t>
      </w:r>
      <w:r>
        <w:rPr>
          <w:rFonts w:cs="Arial"/>
          <w:bCs/>
          <w:iCs/>
          <w:szCs w:val="20"/>
        </w:rPr>
        <w:t xml:space="preserve">acturer </w:t>
      </w:r>
      <w:r w:rsidRPr="00D02ADA">
        <w:rPr>
          <w:rFonts w:cs="Arial"/>
          <w:bCs/>
          <w:iCs/>
          <w:szCs w:val="20"/>
        </w:rPr>
        <w:t>Part no.</w:t>
      </w:r>
    </w:p>
    <w:p w14:paraId="42B5BBB8" w14:textId="77777777" w:rsidR="005C2FDF" w:rsidRDefault="005C2FDF" w:rsidP="005C2FDF">
      <w:pPr>
        <w:ind w:left="720" w:firstLine="720"/>
        <w:rPr>
          <w:rFonts w:cs="Arial"/>
          <w:bCs/>
          <w:iCs/>
          <w:szCs w:val="20"/>
        </w:rPr>
      </w:pPr>
      <w:r w:rsidRPr="00B17738">
        <w:rPr>
          <w:rFonts w:cs="Arial"/>
          <w:bCs/>
          <w:iCs/>
          <w:szCs w:val="20"/>
        </w:rPr>
        <w:t>&lt;</w:t>
      </w:r>
      <w:r>
        <w:rPr>
          <w:rFonts w:cs="Arial"/>
          <w:bCs/>
          <w:iCs/>
          <w:szCs w:val="20"/>
        </w:rPr>
        <w:t>PRODUCT NAME&gt;</w:t>
      </w:r>
      <w:proofErr w:type="gramStart"/>
      <w:r>
        <w:rPr>
          <w:rFonts w:cs="Arial"/>
          <w:bCs/>
          <w:iCs/>
          <w:szCs w:val="20"/>
        </w:rPr>
        <w:t>,&lt;</w:t>
      </w:r>
      <w:proofErr w:type="gramEnd"/>
      <w:r>
        <w:rPr>
          <w:rFonts w:cs="Arial"/>
          <w:bCs/>
          <w:iCs/>
          <w:szCs w:val="20"/>
        </w:rPr>
        <w:t xml:space="preserve">Ref Value = </w:t>
      </w:r>
      <w:r w:rsidRPr="00B17738">
        <w:rPr>
          <w:rFonts w:cs="Arial"/>
          <w:bCs/>
          <w:iCs/>
          <w:szCs w:val="20"/>
        </w:rPr>
        <w:t xml:space="preserve">OEM </w:t>
      </w:r>
      <w:r>
        <w:rPr>
          <w:rFonts w:cs="Arial"/>
          <w:bCs/>
          <w:iCs/>
          <w:szCs w:val="20"/>
        </w:rPr>
        <w:t xml:space="preserve">details, </w:t>
      </w:r>
      <w:proofErr w:type="spellStart"/>
      <w:r>
        <w:rPr>
          <w:rFonts w:cs="Arial"/>
          <w:bCs/>
          <w:iCs/>
          <w:szCs w:val="20"/>
        </w:rPr>
        <w:t>Dwg</w:t>
      </w:r>
      <w:proofErr w:type="spellEnd"/>
      <w:r>
        <w:rPr>
          <w:rFonts w:cs="Arial"/>
          <w:bCs/>
          <w:iCs/>
          <w:szCs w:val="20"/>
        </w:rPr>
        <w:t xml:space="preserve"> details</w:t>
      </w:r>
      <w:r w:rsidRPr="00B17738">
        <w:rPr>
          <w:rFonts w:cs="Arial"/>
          <w:bCs/>
          <w:iCs/>
          <w:szCs w:val="20"/>
        </w:rPr>
        <w:t>&gt;</w:t>
      </w:r>
      <w:r>
        <w:rPr>
          <w:rFonts w:cs="Arial"/>
          <w:bCs/>
          <w:iCs/>
          <w:szCs w:val="20"/>
        </w:rPr>
        <w:t>,..</w:t>
      </w:r>
      <w:r w:rsidRPr="00B36ACE">
        <w:rPr>
          <w:rStyle w:val="Emphasis"/>
          <w:rFonts w:cs="Arial"/>
          <w:i w:val="0"/>
          <w:iCs w:val="0"/>
          <w:szCs w:val="20"/>
        </w:rPr>
        <w:t>&lt;</w:t>
      </w:r>
      <w:r w:rsidRPr="007C37C3">
        <w:rPr>
          <w:rStyle w:val="Emphasis"/>
          <w:rFonts w:cs="Arial"/>
          <w:i w:val="0"/>
          <w:iCs w:val="0"/>
          <w:szCs w:val="20"/>
        </w:rPr>
        <w:t xml:space="preserve"> ATTRIBUTE VALUES</w:t>
      </w:r>
      <w:r w:rsidRPr="00B36ACE">
        <w:rPr>
          <w:rStyle w:val="Emphasis"/>
          <w:rFonts w:cs="Arial"/>
          <w:i w:val="0"/>
          <w:iCs w:val="0"/>
          <w:szCs w:val="20"/>
        </w:rPr>
        <w:t>2&gt;</w:t>
      </w:r>
    </w:p>
    <w:p w14:paraId="50EF68F2" w14:textId="77777777" w:rsidR="005C2FDF" w:rsidRPr="00A7572F" w:rsidRDefault="005C2FDF" w:rsidP="005C2FDF">
      <w:pPr>
        <w:spacing w:before="0" w:after="0" w:line="276" w:lineRule="auto"/>
        <w:ind w:firstLine="576"/>
        <w:jc w:val="both"/>
        <w:rPr>
          <w:rFonts w:cs="Arial"/>
          <w:bCs/>
          <w:iCs/>
          <w:szCs w:val="20"/>
        </w:rPr>
      </w:pPr>
      <w:r>
        <w:rPr>
          <w:rFonts w:cs="Arial"/>
          <w:b/>
          <w:iCs/>
          <w:szCs w:val="20"/>
        </w:rPr>
        <w:tab/>
      </w:r>
      <w:r>
        <w:rPr>
          <w:rFonts w:cs="Arial"/>
          <w:b/>
          <w:iCs/>
          <w:szCs w:val="20"/>
        </w:rPr>
        <w:tab/>
      </w:r>
      <w:r w:rsidRPr="007C37C3">
        <w:rPr>
          <w:rFonts w:cs="Arial"/>
          <w:b/>
          <w:iCs/>
          <w:szCs w:val="20"/>
        </w:rPr>
        <w:t>E</w:t>
      </w:r>
      <w:r>
        <w:rPr>
          <w:rFonts w:cs="Arial"/>
          <w:b/>
          <w:iCs/>
          <w:szCs w:val="20"/>
        </w:rPr>
        <w:t>.g</w:t>
      </w:r>
      <w:r w:rsidRPr="007C37C3">
        <w:rPr>
          <w:rFonts w:cs="Arial"/>
          <w:b/>
          <w:iCs/>
          <w:szCs w:val="20"/>
        </w:rPr>
        <w:t xml:space="preserve">. </w:t>
      </w:r>
      <w:r>
        <w:rPr>
          <w:rFonts w:cs="Arial"/>
          <w:b/>
          <w:iCs/>
          <w:szCs w:val="20"/>
        </w:rPr>
        <w:t>WASHER</w:t>
      </w:r>
      <w:proofErr w:type="gramStart"/>
      <w:r>
        <w:rPr>
          <w:rFonts w:cs="Arial"/>
          <w:b/>
          <w:iCs/>
          <w:szCs w:val="20"/>
        </w:rPr>
        <w:t>,SPR,</w:t>
      </w:r>
      <w:r w:rsidRPr="007C37C3">
        <w:rPr>
          <w:rFonts w:cs="Arial"/>
          <w:b/>
          <w:iCs/>
          <w:szCs w:val="20"/>
        </w:rPr>
        <w:t>CUM,I</w:t>
      </w:r>
      <w:r>
        <w:rPr>
          <w:rFonts w:cs="Arial"/>
          <w:b/>
          <w:iCs/>
          <w:szCs w:val="20"/>
        </w:rPr>
        <w:t>756493</w:t>
      </w:r>
      <w:r w:rsidRPr="007C37C3">
        <w:rPr>
          <w:rFonts w:cs="Arial"/>
          <w:b/>
          <w:iCs/>
          <w:szCs w:val="20"/>
        </w:rPr>
        <w:t>5</w:t>
      </w:r>
      <w:proofErr w:type="gramEnd"/>
    </w:p>
    <w:p w14:paraId="49D9F259" w14:textId="77777777" w:rsidR="004A636C" w:rsidRPr="00D02ADA" w:rsidRDefault="004A636C" w:rsidP="005C2FDF">
      <w:pPr>
        <w:spacing w:before="0" w:after="0" w:line="240" w:lineRule="auto"/>
        <w:ind w:left="144"/>
        <w:jc w:val="both"/>
        <w:rPr>
          <w:rFonts w:ascii="Arial" w:hAnsi="Arial" w:cs="Arial"/>
          <w:b/>
          <w:bCs/>
          <w:iCs/>
          <w:sz w:val="20"/>
          <w:szCs w:val="20"/>
        </w:rPr>
      </w:pPr>
    </w:p>
    <w:p w14:paraId="095822FA" w14:textId="2523F66C" w:rsidR="00B04B8B" w:rsidRPr="00D02ADA" w:rsidRDefault="00B40DF9" w:rsidP="00495A22">
      <w:pPr>
        <w:pStyle w:val="Heading3"/>
        <w:spacing w:before="0" w:line="240" w:lineRule="auto"/>
        <w:ind w:left="144"/>
        <w:rPr>
          <w:rFonts w:ascii="Arial" w:hAnsi="Arial" w:cs="Arial"/>
          <w:sz w:val="20"/>
          <w:szCs w:val="20"/>
          <w:u w:val="single"/>
        </w:rPr>
      </w:pPr>
      <w:bookmarkStart w:id="8" w:name="_Toc81569812"/>
      <w:r>
        <w:rPr>
          <w:rFonts w:ascii="Arial" w:hAnsi="Arial" w:cs="Arial"/>
          <w:sz w:val="20"/>
          <w:szCs w:val="20"/>
          <w:u w:val="single"/>
        </w:rPr>
        <w:t xml:space="preserve">Original Equipment Manufacturer (OEM) </w:t>
      </w:r>
      <w:r w:rsidR="00B04B8B" w:rsidRPr="00D02ADA">
        <w:rPr>
          <w:rFonts w:ascii="Arial" w:hAnsi="Arial" w:cs="Arial"/>
          <w:sz w:val="20"/>
          <w:szCs w:val="20"/>
          <w:u w:val="single"/>
        </w:rPr>
        <w:t>L</w:t>
      </w:r>
      <w:r>
        <w:rPr>
          <w:rFonts w:ascii="Arial" w:hAnsi="Arial" w:cs="Arial"/>
          <w:sz w:val="20"/>
          <w:szCs w:val="20"/>
          <w:u w:val="single"/>
        </w:rPr>
        <w:t>ist</w:t>
      </w:r>
      <w:bookmarkEnd w:id="8"/>
    </w:p>
    <w:p w14:paraId="42635C5B" w14:textId="10B54914" w:rsidR="00452631" w:rsidRDefault="00452631" w:rsidP="00D02ADA">
      <w:pPr>
        <w:spacing w:before="0" w:after="0"/>
        <w:rPr>
          <w:rFonts w:ascii="Arial" w:hAnsi="Arial" w:cs="Arial"/>
          <w:sz w:val="20"/>
          <w:szCs w:val="20"/>
        </w:rPr>
      </w:pPr>
    </w:p>
    <w:p w14:paraId="15C14B27" w14:textId="7999B0B4" w:rsidR="006865C4" w:rsidRDefault="006865C4" w:rsidP="00D4082C">
      <w:pPr>
        <w:spacing w:before="0" w:after="0"/>
        <w:ind w:left="720"/>
        <w:rPr>
          <w:rFonts w:ascii="Arial" w:hAnsi="Arial" w:cs="Arial"/>
          <w:sz w:val="20"/>
          <w:szCs w:val="20"/>
        </w:rPr>
      </w:pPr>
      <w:r>
        <w:rPr>
          <w:rFonts w:ascii="Arial" w:hAnsi="Arial" w:cs="Arial"/>
          <w:sz w:val="20"/>
          <w:szCs w:val="20"/>
        </w:rPr>
        <w:t>OEM's are those defined in SAP where the Search Term2 = OEM and the vendor code is "3XXXX"</w:t>
      </w:r>
    </w:p>
    <w:p w14:paraId="2973F3D1" w14:textId="73157E26" w:rsidR="006865C4" w:rsidRDefault="006865C4" w:rsidP="00D4082C">
      <w:pPr>
        <w:spacing w:before="0" w:after="0"/>
        <w:ind w:left="720"/>
        <w:rPr>
          <w:rFonts w:ascii="Arial" w:hAnsi="Arial" w:cs="Arial"/>
          <w:sz w:val="20"/>
          <w:szCs w:val="20"/>
        </w:rPr>
      </w:pPr>
      <w:r>
        <w:rPr>
          <w:rFonts w:ascii="Arial" w:hAnsi="Arial" w:cs="Arial"/>
          <w:sz w:val="20"/>
          <w:szCs w:val="20"/>
        </w:rPr>
        <w:t xml:space="preserve">This list of OEM's is dynamic and changes as defined and approved by the Global Taxonomy Steering Committee. </w:t>
      </w:r>
    </w:p>
    <w:p w14:paraId="1A957ADB" w14:textId="49FF6BAD" w:rsidR="006865C4" w:rsidRPr="00D02ADA" w:rsidRDefault="006865C4" w:rsidP="00D4082C">
      <w:pPr>
        <w:spacing w:before="0" w:after="0"/>
        <w:ind w:left="720"/>
        <w:rPr>
          <w:rFonts w:ascii="Arial" w:hAnsi="Arial" w:cs="Arial"/>
          <w:sz w:val="20"/>
          <w:szCs w:val="20"/>
        </w:rPr>
      </w:pPr>
      <w:r>
        <w:rPr>
          <w:rFonts w:ascii="Arial" w:hAnsi="Arial" w:cs="Arial"/>
          <w:sz w:val="20"/>
          <w:szCs w:val="20"/>
        </w:rPr>
        <w:lastRenderedPageBreak/>
        <w:t xml:space="preserve">Any recommended changes / additions / deletions to these approved OEM's needs to be submitted to the GBPO Taxonomy in a format request (MDO). These will then be presented at the weekly Taxonomy </w:t>
      </w:r>
      <w:proofErr w:type="spellStart"/>
      <w:r>
        <w:rPr>
          <w:rFonts w:ascii="Arial" w:hAnsi="Arial" w:cs="Arial"/>
          <w:sz w:val="20"/>
          <w:szCs w:val="20"/>
        </w:rPr>
        <w:t>Steercom</w:t>
      </w:r>
      <w:proofErr w:type="spellEnd"/>
      <w:r>
        <w:rPr>
          <w:rFonts w:ascii="Arial" w:hAnsi="Arial" w:cs="Arial"/>
          <w:sz w:val="20"/>
          <w:szCs w:val="20"/>
        </w:rPr>
        <w:t xml:space="preserve"> for approval.</w:t>
      </w:r>
    </w:p>
    <w:p w14:paraId="67737446" w14:textId="426AE781" w:rsidR="00B57F5F" w:rsidRDefault="00B57F5F">
      <w:pPr>
        <w:spacing w:before="0"/>
        <w:rPr>
          <w:rFonts w:ascii="Arial" w:eastAsiaTheme="majorEastAsia" w:hAnsi="Arial" w:cs="Arial"/>
          <w:b/>
          <w:color w:val="2E74B5" w:themeColor="accent1" w:themeShade="BF"/>
          <w:sz w:val="20"/>
          <w:szCs w:val="20"/>
          <w:u w:val="single"/>
        </w:rPr>
      </w:pPr>
    </w:p>
    <w:p w14:paraId="73CE4969" w14:textId="6416A749" w:rsidR="006E371A" w:rsidRPr="004A468A" w:rsidRDefault="006E371A" w:rsidP="00495A22">
      <w:pPr>
        <w:pStyle w:val="Heading3"/>
        <w:spacing w:before="0" w:line="240" w:lineRule="auto"/>
        <w:ind w:left="144"/>
        <w:jc w:val="both"/>
        <w:rPr>
          <w:rFonts w:ascii="Arial" w:hAnsi="Arial" w:cs="Arial"/>
          <w:sz w:val="20"/>
          <w:szCs w:val="20"/>
          <w:u w:val="single"/>
        </w:rPr>
      </w:pPr>
      <w:bookmarkStart w:id="9" w:name="_Toc81569813"/>
      <w:r w:rsidRPr="004A468A">
        <w:rPr>
          <w:rFonts w:ascii="Arial" w:hAnsi="Arial" w:cs="Arial"/>
          <w:sz w:val="20"/>
          <w:szCs w:val="20"/>
          <w:u w:val="single"/>
        </w:rPr>
        <w:t>LONG DESCRIPTION FORMAT</w:t>
      </w:r>
      <w:bookmarkEnd w:id="9"/>
      <w:r w:rsidRPr="004A468A">
        <w:rPr>
          <w:rFonts w:ascii="Arial" w:hAnsi="Arial" w:cs="Arial"/>
          <w:sz w:val="20"/>
          <w:szCs w:val="20"/>
          <w:u w:val="single"/>
        </w:rPr>
        <w:t xml:space="preserve"> </w:t>
      </w:r>
    </w:p>
    <w:p w14:paraId="6AF2A85D" w14:textId="58007616" w:rsidR="00803188" w:rsidRPr="004A468A" w:rsidRDefault="008D3ED4" w:rsidP="00495A22">
      <w:pPr>
        <w:spacing w:before="0" w:after="0" w:line="240" w:lineRule="auto"/>
        <w:ind w:left="144"/>
        <w:jc w:val="both"/>
        <w:rPr>
          <w:rFonts w:ascii="Arial" w:hAnsi="Arial" w:cs="Arial"/>
          <w:bCs/>
          <w:iCs/>
          <w:sz w:val="20"/>
          <w:szCs w:val="20"/>
        </w:rPr>
      </w:pPr>
      <w:r>
        <w:rPr>
          <w:rFonts w:ascii="Arial" w:hAnsi="Arial" w:cs="Arial"/>
          <w:bCs/>
          <w:iCs/>
          <w:sz w:val="20"/>
          <w:szCs w:val="20"/>
        </w:rPr>
        <w:t>The MDG will compile the Long Description. The rules defined in the Taxonomy tables will determine the PO Text compilation.</w:t>
      </w:r>
    </w:p>
    <w:p w14:paraId="29021A9F" w14:textId="77777777" w:rsidR="008D3ED4" w:rsidRDefault="008D3ED4" w:rsidP="008D3ED4">
      <w:pPr>
        <w:spacing w:before="0" w:after="0" w:line="240" w:lineRule="auto"/>
        <w:ind w:left="144"/>
        <w:jc w:val="both"/>
        <w:rPr>
          <w:rFonts w:ascii="Arial" w:hAnsi="Arial" w:cs="Arial"/>
          <w:b/>
          <w:bCs/>
          <w:iCs/>
          <w:sz w:val="20"/>
          <w:szCs w:val="20"/>
        </w:rPr>
      </w:pPr>
    </w:p>
    <w:p w14:paraId="4F0D0E1F" w14:textId="1BBF48EF" w:rsidR="006642E6" w:rsidRDefault="004A636C" w:rsidP="00495A22">
      <w:pPr>
        <w:spacing w:before="0" w:after="0" w:line="240" w:lineRule="auto"/>
        <w:ind w:left="144"/>
        <w:jc w:val="both"/>
        <w:rPr>
          <w:rFonts w:ascii="Arial" w:hAnsi="Arial" w:cs="Arial"/>
          <w:bCs/>
          <w:iCs/>
          <w:sz w:val="20"/>
          <w:szCs w:val="20"/>
        </w:rPr>
      </w:pPr>
      <w:r w:rsidRPr="004A468A">
        <w:rPr>
          <w:rFonts w:ascii="Arial" w:hAnsi="Arial" w:cs="Arial"/>
          <w:b/>
          <w:bCs/>
          <w:iCs/>
          <w:sz w:val="20"/>
          <w:szCs w:val="20"/>
        </w:rPr>
        <w:t xml:space="preserve">ALL </w:t>
      </w:r>
      <w:r w:rsidR="00502991" w:rsidRPr="004A468A">
        <w:rPr>
          <w:rFonts w:ascii="Arial" w:hAnsi="Arial" w:cs="Arial"/>
          <w:b/>
          <w:bCs/>
          <w:iCs/>
          <w:sz w:val="20"/>
          <w:szCs w:val="20"/>
        </w:rPr>
        <w:t>Long Description</w:t>
      </w:r>
      <w:r w:rsidR="008D3ED4">
        <w:rPr>
          <w:rFonts w:ascii="Arial" w:hAnsi="Arial" w:cs="Arial"/>
          <w:bCs/>
          <w:iCs/>
          <w:sz w:val="20"/>
          <w:szCs w:val="20"/>
        </w:rPr>
        <w:t>:-</w:t>
      </w:r>
    </w:p>
    <w:p w14:paraId="145DC7CD" w14:textId="6FA29614" w:rsidR="008D3ED4" w:rsidRPr="00DA2841" w:rsidRDefault="008D3ED4" w:rsidP="00346802">
      <w:pPr>
        <w:pStyle w:val="ListParagraph"/>
        <w:numPr>
          <w:ilvl w:val="0"/>
          <w:numId w:val="12"/>
        </w:numPr>
        <w:spacing w:before="0" w:after="0" w:line="240" w:lineRule="auto"/>
        <w:jc w:val="both"/>
        <w:rPr>
          <w:rFonts w:ascii="Arial" w:hAnsi="Arial" w:cs="Arial"/>
          <w:bCs/>
          <w:iCs/>
          <w:sz w:val="20"/>
          <w:szCs w:val="20"/>
        </w:rPr>
      </w:pPr>
      <w:r w:rsidRPr="00DA2841">
        <w:rPr>
          <w:rFonts w:ascii="Arial" w:hAnsi="Arial" w:cs="Arial"/>
          <w:bCs/>
          <w:iCs/>
          <w:sz w:val="20"/>
          <w:szCs w:val="20"/>
        </w:rPr>
        <w:t>There will be NO abbreviations used in the long description. (Exception for material names only. I.e. Ethylene Propylene Diene Monomer = EPDM)</w:t>
      </w:r>
    </w:p>
    <w:p w14:paraId="4B6464BE" w14:textId="413EAFE0" w:rsidR="008D3ED4" w:rsidRDefault="008D3ED4" w:rsidP="00346802">
      <w:pPr>
        <w:pStyle w:val="ListParagraph"/>
        <w:numPr>
          <w:ilvl w:val="0"/>
          <w:numId w:val="12"/>
        </w:numPr>
        <w:spacing w:before="0" w:after="0" w:line="240" w:lineRule="auto"/>
        <w:jc w:val="both"/>
        <w:rPr>
          <w:rFonts w:ascii="Arial" w:hAnsi="Arial" w:cs="Arial"/>
          <w:bCs/>
          <w:iCs/>
          <w:sz w:val="20"/>
          <w:szCs w:val="20"/>
        </w:rPr>
      </w:pPr>
      <w:r w:rsidRPr="00DA2841">
        <w:rPr>
          <w:rFonts w:ascii="Arial" w:hAnsi="Arial" w:cs="Arial"/>
          <w:bCs/>
          <w:iCs/>
          <w:sz w:val="20"/>
          <w:szCs w:val="20"/>
        </w:rPr>
        <w:t>The characteristic name will precede the value. I.e. Inside Diameter 25mm</w:t>
      </w:r>
    </w:p>
    <w:p w14:paraId="1CEDF4B3" w14:textId="7626F8B9" w:rsidR="00EE3A37" w:rsidRPr="00DA2841" w:rsidRDefault="00EE3A37" w:rsidP="00346802">
      <w:pPr>
        <w:pStyle w:val="ListParagraph"/>
        <w:numPr>
          <w:ilvl w:val="0"/>
          <w:numId w:val="12"/>
        </w:numPr>
        <w:spacing w:before="0" w:after="0" w:line="240" w:lineRule="auto"/>
        <w:jc w:val="both"/>
        <w:rPr>
          <w:rFonts w:ascii="Arial" w:hAnsi="Arial" w:cs="Arial"/>
          <w:bCs/>
          <w:iCs/>
          <w:sz w:val="20"/>
          <w:szCs w:val="20"/>
        </w:rPr>
      </w:pPr>
      <w:r>
        <w:rPr>
          <w:rFonts w:ascii="Arial" w:hAnsi="Arial" w:cs="Arial"/>
          <w:bCs/>
          <w:iCs/>
          <w:sz w:val="20"/>
          <w:szCs w:val="20"/>
        </w:rPr>
        <w:t xml:space="preserve">The drop down list must be used to choose the desired values. </w:t>
      </w:r>
      <w:r w:rsidR="003A269A">
        <w:rPr>
          <w:rFonts w:ascii="Arial" w:hAnsi="Arial" w:cs="Arial"/>
          <w:bCs/>
          <w:iCs/>
          <w:sz w:val="20"/>
          <w:szCs w:val="20"/>
        </w:rPr>
        <w:t>If the value desired is not available – a request will need to be made to have it added.</w:t>
      </w:r>
    </w:p>
    <w:p w14:paraId="39722CE5" w14:textId="38E002A4" w:rsidR="008D3ED4" w:rsidRPr="00DA2841" w:rsidRDefault="008D3ED4" w:rsidP="00346802">
      <w:pPr>
        <w:pStyle w:val="ListParagraph"/>
        <w:numPr>
          <w:ilvl w:val="0"/>
          <w:numId w:val="12"/>
        </w:numPr>
        <w:spacing w:before="0" w:after="0" w:line="240" w:lineRule="auto"/>
        <w:jc w:val="both"/>
        <w:rPr>
          <w:rFonts w:ascii="Arial" w:hAnsi="Arial" w:cs="Arial"/>
          <w:bCs/>
          <w:iCs/>
          <w:sz w:val="20"/>
          <w:szCs w:val="20"/>
        </w:rPr>
      </w:pPr>
      <w:r w:rsidRPr="00DA2841">
        <w:rPr>
          <w:rFonts w:ascii="Arial" w:hAnsi="Arial" w:cs="Arial"/>
          <w:bCs/>
          <w:iCs/>
          <w:sz w:val="20"/>
          <w:szCs w:val="20"/>
        </w:rPr>
        <w:t>The part number and its manufacturer (not abbreviated will follow the description. I.e. Cummins not CUM)</w:t>
      </w:r>
      <w:r w:rsidR="00D73DDB">
        <w:rPr>
          <w:rFonts w:ascii="Arial" w:hAnsi="Arial" w:cs="Arial"/>
          <w:bCs/>
          <w:iCs/>
          <w:sz w:val="20"/>
          <w:szCs w:val="20"/>
        </w:rPr>
        <w:t xml:space="preserve"> The MDG will compile the description automatically and use the relevant information accordingly.</w:t>
      </w:r>
    </w:p>
    <w:p w14:paraId="2120AB27" w14:textId="2E19FF77" w:rsidR="00141000" w:rsidRDefault="00141000" w:rsidP="00346802">
      <w:pPr>
        <w:pStyle w:val="ListParagraph"/>
        <w:numPr>
          <w:ilvl w:val="0"/>
          <w:numId w:val="12"/>
        </w:numPr>
        <w:spacing w:before="0" w:after="0" w:line="240" w:lineRule="auto"/>
        <w:jc w:val="both"/>
        <w:rPr>
          <w:rFonts w:ascii="Arial" w:hAnsi="Arial" w:cs="Arial"/>
          <w:bCs/>
          <w:iCs/>
          <w:sz w:val="20"/>
          <w:szCs w:val="20"/>
        </w:rPr>
      </w:pPr>
      <w:r w:rsidRPr="00DA2841">
        <w:rPr>
          <w:rFonts w:ascii="Arial" w:hAnsi="Arial" w:cs="Arial"/>
          <w:bCs/>
          <w:iCs/>
          <w:sz w:val="20"/>
          <w:szCs w:val="20"/>
        </w:rPr>
        <w:t>Any Glencore drawings will be part of the long description</w:t>
      </w:r>
      <w:r w:rsidR="00DF0300" w:rsidRPr="00DA2841">
        <w:rPr>
          <w:rFonts w:ascii="Arial" w:hAnsi="Arial" w:cs="Arial"/>
          <w:bCs/>
          <w:iCs/>
          <w:sz w:val="20"/>
          <w:szCs w:val="20"/>
        </w:rPr>
        <w:t>.</w:t>
      </w:r>
    </w:p>
    <w:p w14:paraId="09E4C311" w14:textId="77777777" w:rsidR="009E77CB" w:rsidRPr="009E77CB" w:rsidRDefault="009E77CB" w:rsidP="00346802">
      <w:pPr>
        <w:pStyle w:val="ListParagraph"/>
        <w:numPr>
          <w:ilvl w:val="0"/>
          <w:numId w:val="12"/>
        </w:numPr>
        <w:spacing w:after="120" w:line="276" w:lineRule="auto"/>
        <w:rPr>
          <w:rStyle w:val="Emphasis"/>
          <w:rFonts w:cs="Arial"/>
          <w:i w:val="0"/>
          <w:iCs w:val="0"/>
          <w:szCs w:val="20"/>
        </w:rPr>
      </w:pPr>
      <w:r w:rsidRPr="009E77CB">
        <w:rPr>
          <w:rStyle w:val="Emphasis"/>
          <w:rFonts w:cs="Arial"/>
          <w:i w:val="0"/>
          <w:iCs w:val="0"/>
          <w:szCs w:val="20"/>
        </w:rPr>
        <w:t>Long description is a concatenation of the Classification (Noun), Sub-classification (Modifiers) and of all the attributes</w:t>
      </w:r>
    </w:p>
    <w:p w14:paraId="281C2A5C" w14:textId="77777777" w:rsidR="009E77CB" w:rsidRPr="009E77CB" w:rsidRDefault="009E77CB" w:rsidP="00346802">
      <w:pPr>
        <w:pStyle w:val="ListParagraph"/>
        <w:numPr>
          <w:ilvl w:val="0"/>
          <w:numId w:val="12"/>
        </w:numPr>
        <w:spacing w:after="120" w:line="276" w:lineRule="auto"/>
        <w:rPr>
          <w:rStyle w:val="Emphasis"/>
          <w:rFonts w:cs="Arial"/>
          <w:i w:val="0"/>
          <w:iCs w:val="0"/>
          <w:szCs w:val="20"/>
        </w:rPr>
      </w:pPr>
      <w:r w:rsidRPr="009E77CB">
        <w:rPr>
          <w:rStyle w:val="Emphasis"/>
          <w:rFonts w:cs="Arial"/>
          <w:i w:val="0"/>
          <w:iCs w:val="0"/>
          <w:szCs w:val="20"/>
        </w:rPr>
        <w:t>Long description is generated using the following guidelines</w:t>
      </w:r>
    </w:p>
    <w:p w14:paraId="5B91D453"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Classification (Noun) and Sub-classification (Modifiers) are separated by COMMA</w:t>
      </w:r>
    </w:p>
    <w:p w14:paraId="048B6A3E"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“NO MODIFIER”, this will not appear in the final description</w:t>
      </w:r>
    </w:p>
    <w:p w14:paraId="73778A30"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Sub-classification (Modifiers) and Attribute Name are separated by SEMI COLON</w:t>
      </w:r>
    </w:p>
    <w:p w14:paraId="4BFD4015"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Attribute name and Attribute value are separated by COLON.</w:t>
      </w:r>
    </w:p>
    <w:p w14:paraId="4D904E27"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Attribute value and corresponding Attribute name are separated by COMMA</w:t>
      </w:r>
    </w:p>
    <w:p w14:paraId="341316EB" w14:textId="77777777" w:rsidR="009E77CB" w:rsidRPr="009E77CB" w:rsidRDefault="009E77CB" w:rsidP="00346802">
      <w:pPr>
        <w:pStyle w:val="ListParagraph"/>
        <w:numPr>
          <w:ilvl w:val="1"/>
          <w:numId w:val="12"/>
        </w:numPr>
        <w:spacing w:after="120" w:line="276" w:lineRule="auto"/>
        <w:rPr>
          <w:rFonts w:cs="Arial"/>
          <w:szCs w:val="20"/>
          <w:lang w:val="en-IN"/>
        </w:rPr>
      </w:pPr>
      <w:r w:rsidRPr="009E77CB">
        <w:rPr>
          <w:rFonts w:cs="Arial"/>
          <w:iCs/>
          <w:szCs w:val="20"/>
        </w:rPr>
        <w:t>Class (</w:t>
      </w:r>
      <w:proofErr w:type="spellStart"/>
      <w:r w:rsidRPr="009E77CB">
        <w:rPr>
          <w:rFonts w:cs="Arial"/>
          <w:iCs/>
          <w:szCs w:val="20"/>
        </w:rPr>
        <w:t>Noun:Modifier</w:t>
      </w:r>
      <w:proofErr w:type="spellEnd"/>
      <w:r w:rsidRPr="009E77CB">
        <w:rPr>
          <w:rFonts w:cs="Arial"/>
          <w:iCs/>
          <w:szCs w:val="20"/>
        </w:rPr>
        <w:t>) will be abbreviated using standard abbreviation list, if the Class is more than 30 characters or wherever applicable</w:t>
      </w:r>
    </w:p>
    <w:p w14:paraId="01E9A0B1" w14:textId="10E7B6FF" w:rsidR="009E77CB" w:rsidRPr="00D73DDB" w:rsidRDefault="009E77CB" w:rsidP="00346802">
      <w:pPr>
        <w:pStyle w:val="ListParagraph"/>
        <w:numPr>
          <w:ilvl w:val="1"/>
          <w:numId w:val="12"/>
        </w:numPr>
        <w:spacing w:after="120" w:line="276" w:lineRule="auto"/>
        <w:rPr>
          <w:rStyle w:val="Emphasis"/>
          <w:rFonts w:cs="Arial"/>
          <w:i w:val="0"/>
          <w:iCs w:val="0"/>
          <w:szCs w:val="20"/>
          <w:lang w:val="en-IN"/>
        </w:rPr>
      </w:pPr>
      <w:r w:rsidRPr="009E77CB">
        <w:rPr>
          <w:rFonts w:cs="Arial"/>
          <w:iCs/>
          <w:szCs w:val="20"/>
        </w:rPr>
        <w:t>Attribute values will be abbreviated using standard abbreviation list which is more than 30 characters or wherever applicable</w:t>
      </w:r>
    </w:p>
    <w:p w14:paraId="7AC64BFD"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i w:val="0"/>
        </w:rPr>
        <w:t>If attribute value is missing, then long description with attribute name label will not be added and next available attribute value will be followed</w:t>
      </w:r>
    </w:p>
    <w:p w14:paraId="245E10C4"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No space will be given before or after delimiter</w:t>
      </w:r>
    </w:p>
    <w:p w14:paraId="47B5F051" w14:textId="77777777" w:rsidR="009E77CB" w:rsidRPr="009E77CB" w:rsidRDefault="009E77CB" w:rsidP="009E77CB">
      <w:pPr>
        <w:pStyle w:val="ListParagraph"/>
        <w:spacing w:after="0" w:line="276" w:lineRule="auto"/>
        <w:ind w:left="1080"/>
        <w:jc w:val="both"/>
        <w:rPr>
          <w:rFonts w:cs="Arial"/>
          <w:bCs/>
          <w:iCs/>
          <w:szCs w:val="20"/>
        </w:rPr>
      </w:pPr>
    </w:p>
    <w:p w14:paraId="29D12759" w14:textId="77777777" w:rsidR="009E77CB" w:rsidRPr="00C95435" w:rsidRDefault="009E77CB" w:rsidP="009E77CB">
      <w:pPr>
        <w:pStyle w:val="ListParagraph"/>
        <w:spacing w:after="0" w:line="276" w:lineRule="auto"/>
        <w:ind w:left="1080"/>
        <w:jc w:val="both"/>
        <w:rPr>
          <w:rStyle w:val="Emphasis"/>
          <w:rFonts w:cs="Arial"/>
          <w:bCs/>
          <w:i w:val="0"/>
          <w:szCs w:val="20"/>
          <w:u w:val="single"/>
        </w:rPr>
      </w:pPr>
      <w:r w:rsidRPr="00C95435">
        <w:rPr>
          <w:rStyle w:val="Emphasis"/>
          <w:rFonts w:cs="Arial"/>
          <w:b/>
          <w:bCs/>
          <w:i w:val="0"/>
          <w:iCs w:val="0"/>
          <w:szCs w:val="20"/>
          <w:u w:val="single"/>
        </w:rPr>
        <w:t>NON-OEM ITEMS</w:t>
      </w:r>
    </w:p>
    <w:p w14:paraId="57DF4597" w14:textId="7ED681D9" w:rsidR="009E77CB" w:rsidRPr="009E77CB" w:rsidRDefault="009E77CB" w:rsidP="00C95435">
      <w:pPr>
        <w:pStyle w:val="ListParagraph"/>
        <w:spacing w:line="276" w:lineRule="auto"/>
        <w:ind w:left="1440"/>
        <w:rPr>
          <w:rStyle w:val="Emphasis"/>
          <w:rFonts w:cs="Arial"/>
          <w:i w:val="0"/>
          <w:iCs w:val="0"/>
          <w:szCs w:val="20"/>
        </w:rPr>
      </w:pPr>
      <w:r w:rsidRPr="009E77CB">
        <w:rPr>
          <w:rFonts w:cs="Arial"/>
          <w:bCs/>
          <w:szCs w:val="20"/>
          <w:lang w:val="en-GB"/>
        </w:rPr>
        <w:t>&lt;</w:t>
      </w:r>
      <w:r w:rsidRPr="009E77CB">
        <w:rPr>
          <w:rFonts w:cs="Arial"/>
          <w:szCs w:val="20"/>
          <w:lang w:val="en-GB"/>
        </w:rPr>
        <w:t>NOUN&gt;</w:t>
      </w:r>
      <w:proofErr w:type="gramStart"/>
      <w:r w:rsidRPr="009E77CB">
        <w:rPr>
          <w:rFonts w:cs="Arial"/>
          <w:szCs w:val="20"/>
          <w:lang w:val="en-GB"/>
        </w:rPr>
        <w:t>,&lt;</w:t>
      </w:r>
      <w:proofErr w:type="gramEnd"/>
      <w:r w:rsidRPr="009E77CB">
        <w:rPr>
          <w:rFonts w:cs="Arial"/>
          <w:szCs w:val="20"/>
          <w:lang w:val="en-GB"/>
        </w:rPr>
        <w:t>MODIFIER&gt;;&lt;ATTRIBUTE NAME1:ATTRIBUTE VALUES1&gt;, &lt;ATTRIBUTE NAME2:ATTRIBUTE VALUES2&gt;,..&lt;ATTRIBUTE NAME N</w:t>
      </w:r>
      <w:proofErr w:type="gramStart"/>
      <w:r w:rsidRPr="009E77CB">
        <w:rPr>
          <w:rFonts w:cs="Arial"/>
          <w:szCs w:val="20"/>
          <w:lang w:val="en-GB"/>
        </w:rPr>
        <w:t>:ATTRIBUTE</w:t>
      </w:r>
      <w:proofErr w:type="gramEnd"/>
      <w:r w:rsidRPr="009E77CB">
        <w:rPr>
          <w:rFonts w:cs="Arial"/>
          <w:szCs w:val="20"/>
          <w:lang w:val="en-GB"/>
        </w:rPr>
        <w:t xml:space="preserve"> VALUES N&gt;, &lt;REFERENCE TYPE 1:REFERENCE VALUE 1</w:t>
      </w:r>
      <w:r w:rsidRPr="009E77CB">
        <w:rPr>
          <w:rFonts w:cs="Arial"/>
          <w:iCs/>
          <w:szCs w:val="20"/>
          <w:lang w:val="en-GB"/>
        </w:rPr>
        <w:t>&gt;</w:t>
      </w:r>
      <w:r w:rsidRPr="009E77CB">
        <w:rPr>
          <w:rFonts w:cs="Arial"/>
          <w:szCs w:val="20"/>
          <w:lang w:val="en-GB"/>
        </w:rPr>
        <w:t>,….&lt;REFERENCE TYPE N:REFERENCE VALUE N&gt;</w:t>
      </w:r>
    </w:p>
    <w:p w14:paraId="0D1F7DEA" w14:textId="79EF5E8D" w:rsidR="009E77CB" w:rsidRPr="009E77CB" w:rsidRDefault="009E77CB" w:rsidP="00C95435">
      <w:pPr>
        <w:pStyle w:val="ListParagraph"/>
        <w:spacing w:line="276" w:lineRule="auto"/>
        <w:ind w:left="2160"/>
        <w:rPr>
          <w:rStyle w:val="Emphasis"/>
          <w:rFonts w:cs="Arial"/>
          <w:b/>
          <w:bCs/>
          <w:i w:val="0"/>
          <w:iCs w:val="0"/>
          <w:szCs w:val="20"/>
        </w:rPr>
      </w:pPr>
      <w:r w:rsidRPr="009E77CB">
        <w:rPr>
          <w:rStyle w:val="Emphasis"/>
          <w:rFonts w:cs="Arial"/>
          <w:b/>
          <w:bCs/>
          <w:i w:val="0"/>
          <w:iCs w:val="0"/>
          <w:szCs w:val="20"/>
        </w:rPr>
        <w:t>E.g. BEARING,ROLLER;INSIDE DIAMETER:15 MM,OUTSIDE DIAMETER:35 MM,WIDTH:11 MM,CAGE MATERIAL:BRASS,</w:t>
      </w:r>
      <w:r w:rsidR="00D73DDB">
        <w:rPr>
          <w:rStyle w:val="Emphasis"/>
          <w:rFonts w:cs="Arial"/>
          <w:b/>
          <w:bCs/>
          <w:i w:val="0"/>
          <w:iCs w:val="0"/>
          <w:szCs w:val="20"/>
        </w:rPr>
        <w:t>MNFR</w:t>
      </w:r>
      <w:r w:rsidRPr="009E77CB">
        <w:rPr>
          <w:rStyle w:val="Emphasis"/>
          <w:rFonts w:cs="Arial"/>
          <w:b/>
          <w:bCs/>
          <w:i w:val="0"/>
          <w:iCs w:val="0"/>
          <w:szCs w:val="20"/>
        </w:rPr>
        <w:t xml:space="preserve">:SKF, </w:t>
      </w:r>
      <w:r w:rsidR="00D73DDB">
        <w:rPr>
          <w:rStyle w:val="Emphasis"/>
          <w:rFonts w:cs="Arial"/>
          <w:b/>
          <w:bCs/>
          <w:i w:val="0"/>
          <w:iCs w:val="0"/>
          <w:szCs w:val="20"/>
        </w:rPr>
        <w:t>PTNO</w:t>
      </w:r>
      <w:r w:rsidRPr="009E77CB">
        <w:rPr>
          <w:rStyle w:val="Emphasis"/>
          <w:rFonts w:cs="Arial"/>
          <w:b/>
          <w:bCs/>
          <w:i w:val="0"/>
          <w:iCs w:val="0"/>
          <w:szCs w:val="20"/>
        </w:rPr>
        <w:t>:6206-2RS</w:t>
      </w:r>
    </w:p>
    <w:p w14:paraId="61EA2759" w14:textId="77777777" w:rsidR="009E77CB" w:rsidRPr="00C95435" w:rsidRDefault="009E77CB" w:rsidP="009E77CB">
      <w:pPr>
        <w:pStyle w:val="ListParagraph"/>
        <w:spacing w:line="276" w:lineRule="auto"/>
        <w:ind w:left="1080"/>
        <w:rPr>
          <w:rStyle w:val="Emphasis"/>
          <w:rFonts w:cs="Arial"/>
          <w:b/>
          <w:bCs/>
          <w:i w:val="0"/>
          <w:iCs w:val="0"/>
          <w:szCs w:val="20"/>
          <w:u w:val="single"/>
        </w:rPr>
      </w:pPr>
      <w:r w:rsidRPr="00C95435">
        <w:rPr>
          <w:rStyle w:val="Emphasis"/>
          <w:rFonts w:cs="Arial"/>
          <w:b/>
          <w:bCs/>
          <w:i w:val="0"/>
          <w:iCs w:val="0"/>
          <w:szCs w:val="20"/>
          <w:u w:val="single"/>
        </w:rPr>
        <w:t>OEM ITEMS</w:t>
      </w:r>
    </w:p>
    <w:p w14:paraId="5DC94662" w14:textId="77777777" w:rsidR="00C95435" w:rsidRDefault="009E77CB" w:rsidP="00C95435">
      <w:pPr>
        <w:pStyle w:val="ListParagraph"/>
        <w:spacing w:line="276" w:lineRule="auto"/>
        <w:ind w:left="1440"/>
        <w:rPr>
          <w:rFonts w:cs="Arial"/>
          <w:bCs/>
          <w:iCs/>
          <w:szCs w:val="20"/>
          <w:lang w:val="en-GB"/>
        </w:rPr>
      </w:pPr>
      <w:r w:rsidRPr="009E77CB">
        <w:rPr>
          <w:rFonts w:cs="Arial"/>
          <w:bCs/>
          <w:iCs/>
          <w:szCs w:val="20"/>
          <w:lang w:val="en-GB"/>
        </w:rPr>
        <w:t>&lt;PRODUCT NAME:PRODUCT VALUE&gt;,&lt;ADDITIONAL FEATURES:ATTRIBUTE VALUE&gt;,&lt;OEM MFR NAME&gt;,&lt;OEM P/N&gt;,&lt;REFERENCE TYPE 1:REFERENCE VALUE 1&gt;,….&lt;REFERENCE TYPE N:REFERENCE VALUE N&gt;</w:t>
      </w:r>
    </w:p>
    <w:p w14:paraId="366A4CD3" w14:textId="4DD775A6" w:rsidR="009E77CB" w:rsidRPr="00C95435" w:rsidRDefault="009E77CB" w:rsidP="00C95435">
      <w:pPr>
        <w:pStyle w:val="ListParagraph"/>
        <w:spacing w:line="276" w:lineRule="auto"/>
        <w:ind w:left="1440" w:firstLine="720"/>
        <w:rPr>
          <w:rFonts w:ascii="Arial" w:hAnsi="Arial" w:cs="Arial"/>
          <w:bCs/>
          <w:iCs/>
          <w:sz w:val="20"/>
          <w:szCs w:val="20"/>
        </w:rPr>
      </w:pPr>
      <w:r w:rsidRPr="00C95435">
        <w:rPr>
          <w:rFonts w:cs="Arial"/>
          <w:b/>
          <w:iCs/>
          <w:szCs w:val="20"/>
        </w:rPr>
        <w:t>E.g.</w:t>
      </w:r>
      <w:r w:rsidRPr="00C95435">
        <w:rPr>
          <w:rFonts w:cs="Arial"/>
          <w:bCs/>
          <w:iCs/>
          <w:szCs w:val="20"/>
        </w:rPr>
        <w:t xml:space="preserve"> </w:t>
      </w:r>
      <w:r w:rsidRPr="00C95435">
        <w:rPr>
          <w:rFonts w:cs="Arial"/>
          <w:b/>
          <w:iCs/>
          <w:szCs w:val="20"/>
        </w:rPr>
        <w:t>WASHER,</w:t>
      </w:r>
      <w:r w:rsidR="00D73DDB" w:rsidRPr="00C95435">
        <w:rPr>
          <w:rFonts w:cs="Arial"/>
          <w:b/>
          <w:iCs/>
          <w:szCs w:val="20"/>
        </w:rPr>
        <w:t xml:space="preserve"> </w:t>
      </w:r>
      <w:r w:rsidR="00D73DDB" w:rsidRPr="00C95435">
        <w:rPr>
          <w:rStyle w:val="Emphasis"/>
          <w:rFonts w:cs="Arial"/>
          <w:b/>
          <w:bCs/>
          <w:i w:val="0"/>
          <w:iCs w:val="0"/>
          <w:szCs w:val="20"/>
        </w:rPr>
        <w:t>MNFR</w:t>
      </w:r>
      <w:r w:rsidR="00D73DDB" w:rsidRPr="00C95435">
        <w:rPr>
          <w:rFonts w:cs="Arial"/>
          <w:b/>
          <w:iCs/>
          <w:szCs w:val="20"/>
        </w:rPr>
        <w:t xml:space="preserve">: </w:t>
      </w:r>
      <w:r w:rsidRPr="00C95435">
        <w:rPr>
          <w:rFonts w:cs="Arial"/>
          <w:b/>
          <w:iCs/>
          <w:szCs w:val="20"/>
        </w:rPr>
        <w:t>CUMMINS,</w:t>
      </w:r>
      <w:r w:rsidR="00D73DDB" w:rsidRPr="00C95435">
        <w:rPr>
          <w:rFonts w:cs="Arial"/>
          <w:b/>
          <w:iCs/>
          <w:szCs w:val="20"/>
        </w:rPr>
        <w:t xml:space="preserve"> </w:t>
      </w:r>
      <w:r w:rsidR="00D73DDB" w:rsidRPr="00C95435">
        <w:rPr>
          <w:rStyle w:val="Emphasis"/>
          <w:rFonts w:cs="Arial"/>
          <w:b/>
          <w:bCs/>
          <w:i w:val="0"/>
          <w:iCs w:val="0"/>
          <w:szCs w:val="20"/>
        </w:rPr>
        <w:t>PTNO</w:t>
      </w:r>
      <w:r w:rsidR="00D73DDB" w:rsidRPr="00C95435">
        <w:rPr>
          <w:rFonts w:cs="Arial"/>
          <w:b/>
          <w:iCs/>
          <w:szCs w:val="20"/>
        </w:rPr>
        <w:t xml:space="preserve">: </w:t>
      </w:r>
      <w:r w:rsidRPr="00C95435">
        <w:rPr>
          <w:rFonts w:cs="Arial"/>
          <w:b/>
          <w:iCs/>
          <w:szCs w:val="20"/>
        </w:rPr>
        <w:t>I7564935</w:t>
      </w:r>
    </w:p>
    <w:p w14:paraId="71F03548" w14:textId="2E446000" w:rsidR="00C95435" w:rsidRDefault="00C95435" w:rsidP="00346802">
      <w:pPr>
        <w:pStyle w:val="Heading3"/>
        <w:numPr>
          <w:ilvl w:val="0"/>
          <w:numId w:val="2"/>
        </w:numPr>
        <w:spacing w:before="0" w:line="240" w:lineRule="auto"/>
        <w:rPr>
          <w:rFonts w:ascii="Arial" w:hAnsi="Arial" w:cs="Arial"/>
          <w:sz w:val="20"/>
          <w:szCs w:val="20"/>
          <w:u w:val="single"/>
        </w:rPr>
      </w:pPr>
      <w:bookmarkStart w:id="10" w:name="_Toc5171377"/>
      <w:bookmarkStart w:id="11" w:name="_Toc5174827"/>
      <w:bookmarkStart w:id="12" w:name="_Toc5181164"/>
      <w:bookmarkStart w:id="13" w:name="_Toc5181202"/>
      <w:bookmarkStart w:id="14" w:name="_Toc5184036"/>
      <w:bookmarkStart w:id="15" w:name="_Toc5198126"/>
      <w:bookmarkStart w:id="16" w:name="_Toc5198199"/>
      <w:bookmarkStart w:id="17" w:name="_Toc5198267"/>
      <w:bookmarkStart w:id="18" w:name="_Toc5198335"/>
      <w:bookmarkStart w:id="19" w:name="_Toc5198404"/>
      <w:bookmarkStart w:id="20" w:name="_Toc5198472"/>
      <w:bookmarkStart w:id="21" w:name="_Toc5270720"/>
      <w:bookmarkStart w:id="22" w:name="_Toc5271059"/>
      <w:bookmarkStart w:id="23" w:name="_Toc5279876"/>
      <w:bookmarkStart w:id="24" w:name="_Toc5348464"/>
      <w:bookmarkStart w:id="25" w:name="_Toc5349147"/>
      <w:bookmarkStart w:id="26" w:name="_Toc5353156"/>
      <w:bookmarkStart w:id="27" w:name="_Toc5353281"/>
      <w:bookmarkStart w:id="28" w:name="_Toc5360814"/>
      <w:bookmarkStart w:id="29" w:name="_Toc5363702"/>
      <w:bookmarkStart w:id="30" w:name="_Toc5369900"/>
      <w:bookmarkStart w:id="31" w:name="_Toc5371319"/>
      <w:bookmarkStart w:id="32" w:name="_Toc5607911"/>
      <w:bookmarkStart w:id="33" w:name="_Toc5611453"/>
      <w:bookmarkStart w:id="34" w:name="_Toc5618515"/>
      <w:bookmarkStart w:id="35" w:name="_Toc5690982"/>
      <w:bookmarkStart w:id="36" w:name="_Toc5691291"/>
      <w:bookmarkStart w:id="37" w:name="_Toc5709159"/>
      <w:bookmarkStart w:id="38" w:name="_Toc5709466"/>
      <w:bookmarkStart w:id="39" w:name="_Toc5716086"/>
      <w:bookmarkStart w:id="40" w:name="_Toc5786418"/>
      <w:bookmarkStart w:id="41" w:name="_Toc5786744"/>
      <w:bookmarkStart w:id="42" w:name="_Toc7080538"/>
      <w:bookmarkStart w:id="43" w:name="_Toc7099527"/>
      <w:bookmarkStart w:id="44" w:name="_Toc7156902"/>
      <w:bookmarkStart w:id="45" w:name="_Toc7157279"/>
      <w:bookmarkStart w:id="46" w:name="_Toc7164998"/>
      <w:bookmarkStart w:id="47" w:name="_Toc7444865"/>
      <w:bookmarkStart w:id="48" w:name="_Toc7499572"/>
      <w:bookmarkStart w:id="49" w:name="_Toc7503036"/>
      <w:bookmarkStart w:id="50" w:name="_Toc7503671"/>
      <w:bookmarkStart w:id="51" w:name="_Toc7504306"/>
      <w:bookmarkStart w:id="52" w:name="_Toc7504941"/>
      <w:bookmarkStart w:id="53" w:name="_Toc7521955"/>
      <w:bookmarkStart w:id="54" w:name="_Toc7698698"/>
      <w:bookmarkStart w:id="55" w:name="_Toc7699359"/>
      <w:bookmarkStart w:id="56" w:name="_Toc7720427"/>
      <w:bookmarkStart w:id="57" w:name="_Toc8724686"/>
      <w:bookmarkStart w:id="58" w:name="_Toc8741139"/>
      <w:bookmarkStart w:id="59" w:name="_Toc10789299"/>
      <w:bookmarkStart w:id="60" w:name="_Toc11060146"/>
      <w:bookmarkStart w:id="61" w:name="_Toc11064974"/>
      <w:bookmarkStart w:id="62" w:name="_Toc11125551"/>
      <w:bookmarkStart w:id="63" w:name="_Toc11385002"/>
      <w:bookmarkStart w:id="64" w:name="_Toc11738853"/>
      <w:bookmarkStart w:id="65" w:name="_Toc14776076"/>
      <w:bookmarkStart w:id="66" w:name="_Toc14956428"/>
      <w:bookmarkStart w:id="67" w:name="_Toc15979251"/>
      <w:bookmarkStart w:id="68" w:name="_Toc317159482"/>
      <w:bookmarkStart w:id="69" w:name="_Toc81569814"/>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Pr>
          <w:rFonts w:ascii="Arial" w:hAnsi="Arial" w:cs="Arial"/>
          <w:sz w:val="20"/>
          <w:szCs w:val="20"/>
          <w:u w:val="single"/>
        </w:rPr>
        <w:t>Class</w:t>
      </w:r>
      <w:bookmarkEnd w:id="69"/>
    </w:p>
    <w:p w14:paraId="455EFDAA" w14:textId="700D7D8A" w:rsidR="006B0FC2" w:rsidRPr="004A468A" w:rsidRDefault="006B0FC2" w:rsidP="00C95435">
      <w:pPr>
        <w:pStyle w:val="Heading3"/>
        <w:spacing w:before="0" w:line="240" w:lineRule="auto"/>
        <w:rPr>
          <w:rFonts w:ascii="Arial" w:hAnsi="Arial" w:cs="Arial"/>
          <w:sz w:val="20"/>
          <w:szCs w:val="20"/>
          <w:u w:val="single"/>
        </w:rPr>
      </w:pPr>
    </w:p>
    <w:p w14:paraId="1B69615D" w14:textId="77777777" w:rsidR="00E90D86" w:rsidRDefault="0066046D" w:rsidP="00D73DDB">
      <w:pPr>
        <w:spacing w:before="0" w:after="0" w:line="240" w:lineRule="auto"/>
        <w:ind w:firstLine="720"/>
        <w:jc w:val="both"/>
        <w:rPr>
          <w:rFonts w:ascii="Arial" w:hAnsi="Arial" w:cs="Arial"/>
          <w:sz w:val="20"/>
          <w:szCs w:val="20"/>
        </w:rPr>
      </w:pPr>
      <w:r>
        <w:rPr>
          <w:rFonts w:ascii="Arial" w:hAnsi="Arial" w:cs="Arial"/>
          <w:sz w:val="20"/>
          <w:szCs w:val="20"/>
        </w:rPr>
        <w:t>The class is a combination of the Noun and Modifier within the Taxonomy of the MDG.</w:t>
      </w:r>
      <w:r w:rsidR="006B0FC2" w:rsidRPr="00495A22">
        <w:rPr>
          <w:rFonts w:ascii="Arial" w:hAnsi="Arial" w:cs="Arial"/>
          <w:sz w:val="20"/>
          <w:szCs w:val="20"/>
        </w:rPr>
        <w:t xml:space="preserve"> </w:t>
      </w:r>
    </w:p>
    <w:p w14:paraId="5B412A25" w14:textId="6EADF90B" w:rsidR="006642E6" w:rsidRPr="004A468A" w:rsidRDefault="00E90D86" w:rsidP="00D73DDB">
      <w:pPr>
        <w:spacing w:before="0" w:after="0" w:line="240" w:lineRule="auto"/>
        <w:ind w:left="720"/>
        <w:jc w:val="both"/>
        <w:rPr>
          <w:rFonts w:ascii="Arial" w:hAnsi="Arial" w:cs="Arial"/>
          <w:sz w:val="20"/>
          <w:szCs w:val="20"/>
        </w:rPr>
      </w:pPr>
      <w:r>
        <w:rPr>
          <w:rFonts w:ascii="Arial" w:hAnsi="Arial" w:cs="Arial"/>
          <w:sz w:val="20"/>
          <w:szCs w:val="20"/>
        </w:rPr>
        <w:t>To accommodate the 40 character limitation within SAP for the Short description, the Noun will not be abbreviated however the Modifier may be. The modifier abbreviation will be defined within the taxonomy to ensure consistency.</w:t>
      </w:r>
    </w:p>
    <w:p w14:paraId="5F092FA7" w14:textId="7914893D" w:rsidR="0062547F" w:rsidRDefault="0062547F" w:rsidP="0066046D">
      <w:pPr>
        <w:spacing w:before="0" w:after="0" w:line="240" w:lineRule="auto"/>
        <w:jc w:val="both"/>
        <w:rPr>
          <w:rFonts w:ascii="Arial" w:hAnsi="Arial" w:cs="Arial"/>
          <w:sz w:val="20"/>
          <w:szCs w:val="20"/>
        </w:rPr>
      </w:pPr>
      <w:bookmarkStart w:id="70" w:name="_Toc5348466"/>
      <w:bookmarkStart w:id="71" w:name="_Toc5349149"/>
      <w:bookmarkStart w:id="72" w:name="_Toc5353158"/>
      <w:bookmarkStart w:id="73" w:name="_Toc5353283"/>
      <w:bookmarkStart w:id="74" w:name="_Toc5360816"/>
      <w:bookmarkStart w:id="75" w:name="_Toc5363704"/>
      <w:bookmarkStart w:id="76" w:name="_Toc5369902"/>
      <w:bookmarkStart w:id="77" w:name="_Toc5371321"/>
      <w:bookmarkStart w:id="78" w:name="_Toc5607913"/>
      <w:bookmarkStart w:id="79" w:name="_Toc5611455"/>
      <w:bookmarkStart w:id="80" w:name="_Toc5618517"/>
      <w:bookmarkStart w:id="81" w:name="_Toc5690984"/>
      <w:bookmarkStart w:id="82" w:name="_Toc5691293"/>
      <w:bookmarkStart w:id="83" w:name="_Toc5709161"/>
      <w:bookmarkStart w:id="84" w:name="_Toc5709468"/>
      <w:bookmarkStart w:id="85" w:name="_Toc5716088"/>
      <w:bookmarkStart w:id="86" w:name="_Toc5786420"/>
      <w:bookmarkStart w:id="87" w:name="_Toc5786746"/>
      <w:bookmarkStart w:id="88" w:name="_Toc7080540"/>
      <w:bookmarkStart w:id="89" w:name="_Toc7099529"/>
      <w:bookmarkStart w:id="90" w:name="_Toc7156904"/>
      <w:bookmarkStart w:id="91" w:name="_Toc7157281"/>
      <w:bookmarkStart w:id="92" w:name="_Toc7165000"/>
      <w:bookmarkStart w:id="93" w:name="_Toc7444867"/>
      <w:bookmarkStart w:id="94" w:name="_Toc7499574"/>
      <w:bookmarkStart w:id="95" w:name="_Toc7503038"/>
      <w:bookmarkStart w:id="96" w:name="_Toc7503673"/>
      <w:bookmarkStart w:id="97" w:name="_Toc7504308"/>
      <w:bookmarkStart w:id="98" w:name="_Toc7504943"/>
      <w:bookmarkStart w:id="99" w:name="_Toc7521957"/>
      <w:bookmarkStart w:id="100" w:name="_Toc7698700"/>
      <w:bookmarkStart w:id="101" w:name="_Toc7699361"/>
      <w:bookmarkStart w:id="102" w:name="_Toc7720429"/>
      <w:bookmarkStart w:id="103" w:name="_Toc8724688"/>
      <w:bookmarkStart w:id="104" w:name="_Toc8741141"/>
      <w:bookmarkStart w:id="105" w:name="_Toc10789301"/>
      <w:bookmarkStart w:id="106" w:name="_Toc11060148"/>
      <w:bookmarkStart w:id="107" w:name="_Toc11064976"/>
      <w:bookmarkStart w:id="108" w:name="_Toc11125553"/>
      <w:bookmarkStart w:id="109" w:name="_Toc11385004"/>
      <w:bookmarkStart w:id="110" w:name="_Toc11738855"/>
      <w:bookmarkStart w:id="111" w:name="_Toc14776078"/>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16433BCF" w14:textId="1D2060CB" w:rsidR="00D73DDB" w:rsidRPr="00C95435" w:rsidRDefault="00D73DDB" w:rsidP="00337824">
      <w:pPr>
        <w:pStyle w:val="Heading3"/>
        <w:numPr>
          <w:ilvl w:val="0"/>
          <w:numId w:val="2"/>
        </w:numPr>
        <w:spacing w:before="0" w:line="240" w:lineRule="auto"/>
        <w:rPr>
          <w:rFonts w:ascii="Arial" w:hAnsi="Arial" w:cs="Arial"/>
          <w:sz w:val="20"/>
          <w:szCs w:val="20"/>
          <w:u w:val="single"/>
        </w:rPr>
      </w:pPr>
      <w:bookmarkStart w:id="112" w:name="_Toc7080542"/>
      <w:bookmarkStart w:id="113" w:name="_Toc7099531"/>
      <w:bookmarkStart w:id="114" w:name="_Toc7156906"/>
      <w:bookmarkStart w:id="115" w:name="_Toc7157283"/>
      <w:bookmarkStart w:id="116" w:name="_Toc7165002"/>
      <w:bookmarkStart w:id="117" w:name="_Toc7444869"/>
      <w:bookmarkStart w:id="118" w:name="_Toc7499576"/>
      <w:bookmarkStart w:id="119" w:name="_Toc7503040"/>
      <w:bookmarkStart w:id="120" w:name="_Toc7503675"/>
      <w:bookmarkStart w:id="121" w:name="_Toc7504310"/>
      <w:bookmarkStart w:id="122" w:name="_Toc7504945"/>
      <w:bookmarkStart w:id="123" w:name="_Toc7521959"/>
      <w:bookmarkStart w:id="124" w:name="_Toc7698702"/>
      <w:bookmarkStart w:id="125" w:name="_Toc7699363"/>
      <w:bookmarkStart w:id="126" w:name="_Toc7720431"/>
      <w:bookmarkStart w:id="127" w:name="_Toc8724690"/>
      <w:bookmarkStart w:id="128" w:name="_Toc8741143"/>
      <w:bookmarkStart w:id="129" w:name="_Toc10789303"/>
      <w:bookmarkStart w:id="130" w:name="_Toc11060150"/>
      <w:bookmarkStart w:id="131" w:name="_Toc11064978"/>
      <w:bookmarkStart w:id="132" w:name="_Toc11125555"/>
      <w:bookmarkStart w:id="133" w:name="_Toc11385006"/>
      <w:bookmarkStart w:id="134" w:name="_Toc11738857"/>
      <w:bookmarkStart w:id="135" w:name="_Toc14776080"/>
      <w:bookmarkStart w:id="136" w:name="_Toc14956430"/>
      <w:bookmarkStart w:id="137" w:name="_Toc15979253"/>
      <w:bookmarkStart w:id="138" w:name="_Toc5348468"/>
      <w:bookmarkStart w:id="139" w:name="_Toc5349151"/>
      <w:bookmarkStart w:id="140" w:name="_Toc5353160"/>
      <w:bookmarkStart w:id="141" w:name="_Toc5353285"/>
      <w:bookmarkStart w:id="142" w:name="_Toc5360818"/>
      <w:bookmarkStart w:id="143" w:name="_Toc5363706"/>
      <w:bookmarkStart w:id="144" w:name="_Toc5369904"/>
      <w:bookmarkStart w:id="145" w:name="_Toc5371323"/>
      <w:bookmarkStart w:id="146" w:name="_Toc5607915"/>
      <w:bookmarkStart w:id="147" w:name="_Toc5611457"/>
      <w:bookmarkStart w:id="148" w:name="_Toc5618519"/>
      <w:bookmarkStart w:id="149" w:name="_Toc5690986"/>
      <w:bookmarkStart w:id="150" w:name="_Toc5691295"/>
      <w:bookmarkStart w:id="151" w:name="_Toc5709163"/>
      <w:bookmarkStart w:id="152" w:name="_Toc5709470"/>
      <w:bookmarkStart w:id="153" w:name="_Toc5716090"/>
      <w:bookmarkStart w:id="154" w:name="_Toc5786422"/>
      <w:bookmarkStart w:id="155" w:name="_Toc5786748"/>
      <w:bookmarkStart w:id="156" w:name="_Toc7080599"/>
      <w:bookmarkStart w:id="157" w:name="_Toc7099588"/>
      <w:bookmarkStart w:id="158" w:name="_Toc7156963"/>
      <w:bookmarkStart w:id="159" w:name="_Toc7157340"/>
      <w:bookmarkStart w:id="160" w:name="_Toc7165059"/>
      <w:bookmarkStart w:id="161" w:name="_Toc7444926"/>
      <w:bookmarkStart w:id="162" w:name="_Toc7499633"/>
      <w:bookmarkStart w:id="163" w:name="_Toc7503097"/>
      <w:bookmarkStart w:id="164" w:name="_Toc7503732"/>
      <w:bookmarkStart w:id="165" w:name="_Toc7504367"/>
      <w:bookmarkStart w:id="166" w:name="_Toc7505002"/>
      <w:bookmarkStart w:id="167" w:name="_Toc7522016"/>
      <w:bookmarkStart w:id="168" w:name="_Toc7698759"/>
      <w:bookmarkStart w:id="169" w:name="_Toc7699420"/>
      <w:bookmarkStart w:id="170" w:name="_Toc7720488"/>
      <w:bookmarkStart w:id="171" w:name="_Toc8724747"/>
      <w:bookmarkStart w:id="172" w:name="_Toc8741200"/>
      <w:bookmarkStart w:id="173" w:name="_Toc10789361"/>
      <w:bookmarkStart w:id="174" w:name="_Toc11060208"/>
      <w:bookmarkStart w:id="175" w:name="_Toc11065036"/>
      <w:bookmarkStart w:id="176" w:name="_Toc11125612"/>
      <w:bookmarkStart w:id="177" w:name="_Toc11385063"/>
      <w:bookmarkStart w:id="178" w:name="_Toc11738914"/>
      <w:bookmarkStart w:id="179" w:name="_Toc14776137"/>
      <w:bookmarkStart w:id="180" w:name="_Toc14956487"/>
      <w:bookmarkStart w:id="181" w:name="_Toc15979310"/>
      <w:bookmarkStart w:id="182" w:name="_Toc5198135"/>
      <w:bookmarkStart w:id="183" w:name="_Toc5198208"/>
      <w:bookmarkStart w:id="184" w:name="_Toc5198276"/>
      <w:bookmarkStart w:id="185" w:name="_Toc5198344"/>
      <w:bookmarkStart w:id="186" w:name="_Toc5198412"/>
      <w:bookmarkStart w:id="187" w:name="_Toc5198480"/>
      <w:bookmarkStart w:id="188" w:name="_Toc5270728"/>
      <w:bookmarkStart w:id="189" w:name="_Toc5271067"/>
      <w:bookmarkStart w:id="190" w:name="_Toc5279884"/>
      <w:bookmarkStart w:id="191" w:name="_Toc5348474"/>
      <w:bookmarkStart w:id="192" w:name="_Toc5349157"/>
      <w:bookmarkStart w:id="193" w:name="_Toc5353166"/>
      <w:bookmarkStart w:id="194" w:name="_Toc5353291"/>
      <w:bookmarkStart w:id="195" w:name="_Toc5360824"/>
      <w:bookmarkStart w:id="196" w:name="_Toc5363712"/>
      <w:bookmarkStart w:id="197" w:name="_Toc5369910"/>
      <w:bookmarkStart w:id="198" w:name="_Toc5371329"/>
      <w:bookmarkStart w:id="199" w:name="_Toc5607921"/>
      <w:bookmarkStart w:id="200" w:name="_Toc5611463"/>
      <w:bookmarkStart w:id="201" w:name="_Toc5618525"/>
      <w:bookmarkStart w:id="202" w:name="_Toc5690992"/>
      <w:bookmarkStart w:id="203" w:name="_Toc5691301"/>
      <w:bookmarkStart w:id="204" w:name="_Toc5709169"/>
      <w:bookmarkStart w:id="205" w:name="_Toc5709476"/>
      <w:bookmarkStart w:id="206" w:name="_Toc5716096"/>
      <w:bookmarkStart w:id="207" w:name="_Toc5786428"/>
      <w:bookmarkStart w:id="208" w:name="_Toc5786754"/>
      <w:bookmarkStart w:id="209" w:name="_Toc7080605"/>
      <w:bookmarkStart w:id="210" w:name="_Toc7099594"/>
      <w:bookmarkStart w:id="211" w:name="_Toc7156969"/>
      <w:bookmarkStart w:id="212" w:name="_Toc7157346"/>
      <w:bookmarkStart w:id="213" w:name="_Toc7165065"/>
      <w:bookmarkStart w:id="214" w:name="_Toc7444932"/>
      <w:bookmarkStart w:id="215" w:name="_Toc7499639"/>
      <w:bookmarkStart w:id="216" w:name="_Toc7503103"/>
      <w:bookmarkStart w:id="217" w:name="_Toc7503738"/>
      <w:bookmarkStart w:id="218" w:name="_Toc7504373"/>
      <w:bookmarkStart w:id="219" w:name="_Toc7505008"/>
      <w:bookmarkStart w:id="220" w:name="_Toc7522022"/>
      <w:bookmarkStart w:id="221" w:name="_Toc7698765"/>
      <w:bookmarkStart w:id="222" w:name="_Toc7699426"/>
      <w:bookmarkStart w:id="223" w:name="_Toc7720494"/>
      <w:bookmarkStart w:id="224" w:name="_Toc8724753"/>
      <w:bookmarkStart w:id="225" w:name="_Toc8741206"/>
      <w:bookmarkStart w:id="226" w:name="_Toc10789367"/>
      <w:bookmarkStart w:id="227" w:name="_Toc11060214"/>
      <w:bookmarkStart w:id="228" w:name="_Toc11065042"/>
      <w:bookmarkStart w:id="229" w:name="_Toc11125618"/>
      <w:bookmarkStart w:id="230" w:name="_Toc11385069"/>
      <w:bookmarkStart w:id="231" w:name="_Toc11738920"/>
      <w:bookmarkStart w:id="232" w:name="_Toc14776143"/>
      <w:bookmarkStart w:id="233" w:name="_Toc14956493"/>
      <w:bookmarkStart w:id="234" w:name="_Toc15979316"/>
      <w:bookmarkStart w:id="235" w:name="_Toc5198144"/>
      <w:bookmarkStart w:id="236" w:name="_Toc5198217"/>
      <w:bookmarkStart w:id="237" w:name="_Toc5198285"/>
      <w:bookmarkStart w:id="238" w:name="_Toc5198353"/>
      <w:bookmarkStart w:id="239" w:name="_Toc5198421"/>
      <w:bookmarkStart w:id="240" w:name="_Toc5198489"/>
      <w:bookmarkStart w:id="241" w:name="_Toc5270737"/>
      <w:bookmarkStart w:id="242" w:name="_Toc5271076"/>
      <w:bookmarkStart w:id="243" w:name="_Toc5279893"/>
      <w:bookmarkStart w:id="244" w:name="_Toc5348483"/>
      <w:bookmarkStart w:id="245" w:name="_Toc5349166"/>
      <w:bookmarkStart w:id="246" w:name="_Toc5353175"/>
      <w:bookmarkStart w:id="247" w:name="_Toc5353300"/>
      <w:bookmarkStart w:id="248" w:name="_Toc5360833"/>
      <w:bookmarkStart w:id="249" w:name="_Toc5363721"/>
      <w:bookmarkStart w:id="250" w:name="_Toc5369919"/>
      <w:bookmarkStart w:id="251" w:name="_Toc5371338"/>
      <w:bookmarkStart w:id="252" w:name="_Toc5607930"/>
      <w:bookmarkStart w:id="253" w:name="_Toc5611472"/>
      <w:bookmarkStart w:id="254" w:name="_Toc5618534"/>
      <w:bookmarkStart w:id="255" w:name="_Toc5691001"/>
      <w:bookmarkStart w:id="256" w:name="_Toc5691310"/>
      <w:bookmarkStart w:id="257" w:name="_Toc5709178"/>
      <w:bookmarkStart w:id="258" w:name="_Toc5709485"/>
      <w:bookmarkStart w:id="259" w:name="_Toc5716105"/>
      <w:bookmarkStart w:id="260" w:name="_Toc5786437"/>
      <w:bookmarkStart w:id="261" w:name="_Toc5786763"/>
      <w:bookmarkStart w:id="262" w:name="_Toc7080614"/>
      <w:bookmarkStart w:id="263" w:name="_Toc7099603"/>
      <w:bookmarkStart w:id="264" w:name="_Toc7156978"/>
      <w:bookmarkStart w:id="265" w:name="_Toc7157355"/>
      <w:bookmarkStart w:id="266" w:name="_Toc7165074"/>
      <w:bookmarkStart w:id="267" w:name="_Toc7444941"/>
      <w:bookmarkStart w:id="268" w:name="_Toc7499648"/>
      <w:bookmarkStart w:id="269" w:name="_Toc7503112"/>
      <w:bookmarkStart w:id="270" w:name="_Toc7503747"/>
      <w:bookmarkStart w:id="271" w:name="_Toc7504382"/>
      <w:bookmarkStart w:id="272" w:name="_Toc7505017"/>
      <w:bookmarkStart w:id="273" w:name="_Toc7522031"/>
      <w:bookmarkStart w:id="274" w:name="_Toc7698774"/>
      <w:bookmarkStart w:id="275" w:name="_Toc7699435"/>
      <w:bookmarkStart w:id="276" w:name="_Toc7720503"/>
      <w:bookmarkStart w:id="277" w:name="_Toc8724762"/>
      <w:bookmarkStart w:id="278" w:name="_Toc8741215"/>
      <w:bookmarkStart w:id="279" w:name="_Toc10789376"/>
      <w:bookmarkStart w:id="280" w:name="_Toc11060223"/>
      <w:bookmarkStart w:id="281" w:name="_Toc11065051"/>
      <w:bookmarkStart w:id="282" w:name="_Toc11125627"/>
      <w:bookmarkStart w:id="283" w:name="_Toc11385078"/>
      <w:bookmarkStart w:id="284" w:name="_Toc11738929"/>
      <w:bookmarkStart w:id="285" w:name="_Toc14776152"/>
      <w:bookmarkStart w:id="286" w:name="_Toc14956502"/>
      <w:bookmarkStart w:id="287" w:name="_Toc15979325"/>
      <w:bookmarkStart w:id="288" w:name="_Toc5198145"/>
      <w:bookmarkStart w:id="289" w:name="_Toc5198218"/>
      <w:bookmarkStart w:id="290" w:name="_Toc5198286"/>
      <w:bookmarkStart w:id="291" w:name="_Toc5198354"/>
      <w:bookmarkStart w:id="292" w:name="_Toc5198422"/>
      <w:bookmarkStart w:id="293" w:name="_Toc5198490"/>
      <w:bookmarkStart w:id="294" w:name="_Toc5270738"/>
      <w:bookmarkStart w:id="295" w:name="_Toc5271077"/>
      <w:bookmarkStart w:id="296" w:name="_Toc5279894"/>
      <w:bookmarkStart w:id="297" w:name="_Toc5348484"/>
      <w:bookmarkStart w:id="298" w:name="_Toc5349167"/>
      <w:bookmarkStart w:id="299" w:name="_Toc5353176"/>
      <w:bookmarkStart w:id="300" w:name="_Toc5353301"/>
      <w:bookmarkStart w:id="301" w:name="_Toc5360834"/>
      <w:bookmarkStart w:id="302" w:name="_Toc5363722"/>
      <w:bookmarkStart w:id="303" w:name="_Toc5369920"/>
      <w:bookmarkStart w:id="304" w:name="_Toc5371339"/>
      <w:bookmarkStart w:id="305" w:name="_Toc5607931"/>
      <w:bookmarkStart w:id="306" w:name="_Toc5611473"/>
      <w:bookmarkStart w:id="307" w:name="_Toc5618535"/>
      <w:bookmarkStart w:id="308" w:name="_Toc5691002"/>
      <w:bookmarkStart w:id="309" w:name="_Toc5691311"/>
      <w:bookmarkStart w:id="310" w:name="_Toc5709179"/>
      <w:bookmarkStart w:id="311" w:name="_Toc5709486"/>
      <w:bookmarkStart w:id="312" w:name="_Toc5716106"/>
      <w:bookmarkStart w:id="313" w:name="_Toc5786438"/>
      <w:bookmarkStart w:id="314" w:name="_Toc5786764"/>
      <w:bookmarkStart w:id="315" w:name="_Toc7080615"/>
      <w:bookmarkStart w:id="316" w:name="_Toc7099604"/>
      <w:bookmarkStart w:id="317" w:name="_Toc7156979"/>
      <w:bookmarkStart w:id="318" w:name="_Toc7157356"/>
      <w:bookmarkStart w:id="319" w:name="_Toc7165075"/>
      <w:bookmarkStart w:id="320" w:name="_Toc7444942"/>
      <w:bookmarkStart w:id="321" w:name="_Toc7499649"/>
      <w:bookmarkStart w:id="322" w:name="_Toc7503113"/>
      <w:bookmarkStart w:id="323" w:name="_Toc7503748"/>
      <w:bookmarkStart w:id="324" w:name="_Toc7504383"/>
      <w:bookmarkStart w:id="325" w:name="_Toc7505018"/>
      <w:bookmarkStart w:id="326" w:name="_Toc7522032"/>
      <w:bookmarkStart w:id="327" w:name="_Toc7698775"/>
      <w:bookmarkStart w:id="328" w:name="_Toc7699436"/>
      <w:bookmarkStart w:id="329" w:name="_Toc7720504"/>
      <w:bookmarkStart w:id="330" w:name="_Toc8724763"/>
      <w:bookmarkStart w:id="331" w:name="_Toc8741216"/>
      <w:bookmarkStart w:id="332" w:name="_Toc10789377"/>
      <w:bookmarkStart w:id="333" w:name="_Toc11060224"/>
      <w:bookmarkStart w:id="334" w:name="_Toc11065052"/>
      <w:bookmarkStart w:id="335" w:name="_Toc11125628"/>
      <w:bookmarkStart w:id="336" w:name="_Toc11385079"/>
      <w:bookmarkStart w:id="337" w:name="_Toc11738930"/>
      <w:bookmarkStart w:id="338" w:name="_Toc14776153"/>
      <w:bookmarkStart w:id="339" w:name="_Toc14956503"/>
      <w:bookmarkStart w:id="340" w:name="_Toc15979326"/>
      <w:bookmarkStart w:id="341" w:name="_Toc5198146"/>
      <w:bookmarkStart w:id="342" w:name="_Toc5198219"/>
      <w:bookmarkStart w:id="343" w:name="_Toc5198287"/>
      <w:bookmarkStart w:id="344" w:name="_Toc5198355"/>
      <w:bookmarkStart w:id="345" w:name="_Toc5198423"/>
      <w:bookmarkStart w:id="346" w:name="_Toc5198491"/>
      <w:bookmarkStart w:id="347" w:name="_Toc5270739"/>
      <w:bookmarkStart w:id="348" w:name="_Toc5271078"/>
      <w:bookmarkStart w:id="349" w:name="_Toc5279895"/>
      <w:bookmarkStart w:id="350" w:name="_Toc5348485"/>
      <w:bookmarkStart w:id="351" w:name="_Toc5349168"/>
      <w:bookmarkStart w:id="352" w:name="_Toc5353177"/>
      <w:bookmarkStart w:id="353" w:name="_Toc5353302"/>
      <w:bookmarkStart w:id="354" w:name="_Toc5360835"/>
      <w:bookmarkStart w:id="355" w:name="_Toc5363723"/>
      <w:bookmarkStart w:id="356" w:name="_Toc5369921"/>
      <w:bookmarkStart w:id="357" w:name="_Toc5371340"/>
      <w:bookmarkStart w:id="358" w:name="_Toc5607932"/>
      <w:bookmarkStart w:id="359" w:name="_Toc5611474"/>
      <w:bookmarkStart w:id="360" w:name="_Toc5618536"/>
      <w:bookmarkStart w:id="361" w:name="_Toc5691003"/>
      <w:bookmarkStart w:id="362" w:name="_Toc5691312"/>
      <w:bookmarkStart w:id="363" w:name="_Toc5709180"/>
      <w:bookmarkStart w:id="364" w:name="_Toc5709487"/>
      <w:bookmarkStart w:id="365" w:name="_Toc5716107"/>
      <w:bookmarkStart w:id="366" w:name="_Toc5786439"/>
      <w:bookmarkStart w:id="367" w:name="_Toc5786765"/>
      <w:bookmarkStart w:id="368" w:name="_Toc7080616"/>
      <w:bookmarkStart w:id="369" w:name="_Toc7099605"/>
      <w:bookmarkStart w:id="370" w:name="_Toc7156980"/>
      <w:bookmarkStart w:id="371" w:name="_Toc7157357"/>
      <w:bookmarkStart w:id="372" w:name="_Toc7165076"/>
      <w:bookmarkStart w:id="373" w:name="_Toc7444943"/>
      <w:bookmarkStart w:id="374" w:name="_Toc7499650"/>
      <w:bookmarkStart w:id="375" w:name="_Toc7503114"/>
      <w:bookmarkStart w:id="376" w:name="_Toc7503749"/>
      <w:bookmarkStart w:id="377" w:name="_Toc7504384"/>
      <w:bookmarkStart w:id="378" w:name="_Toc7505019"/>
      <w:bookmarkStart w:id="379" w:name="_Toc7522033"/>
      <w:bookmarkStart w:id="380" w:name="_Toc7698776"/>
      <w:bookmarkStart w:id="381" w:name="_Toc7699437"/>
      <w:bookmarkStart w:id="382" w:name="_Toc7720505"/>
      <w:bookmarkStart w:id="383" w:name="_Toc8724764"/>
      <w:bookmarkStart w:id="384" w:name="_Toc8741217"/>
      <w:bookmarkStart w:id="385" w:name="_Toc10789378"/>
      <w:bookmarkStart w:id="386" w:name="_Toc11060225"/>
      <w:bookmarkStart w:id="387" w:name="_Toc11065053"/>
      <w:bookmarkStart w:id="388" w:name="_Toc11125629"/>
      <w:bookmarkStart w:id="389" w:name="_Toc11385080"/>
      <w:bookmarkStart w:id="390" w:name="_Toc11738931"/>
      <w:bookmarkStart w:id="391" w:name="_Toc14776154"/>
      <w:bookmarkStart w:id="392" w:name="_Toc14956504"/>
      <w:bookmarkStart w:id="393" w:name="_Toc15979327"/>
      <w:bookmarkStart w:id="394" w:name="_Toc81569815"/>
      <w:bookmarkEnd w:id="68"/>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r>
        <w:rPr>
          <w:rFonts w:ascii="Arial" w:hAnsi="Arial" w:cs="Arial"/>
          <w:sz w:val="20"/>
          <w:szCs w:val="20"/>
          <w:u w:val="single"/>
        </w:rPr>
        <w:t>Referen</w:t>
      </w:r>
      <w:r w:rsidR="00C95435">
        <w:rPr>
          <w:rFonts w:ascii="Arial" w:hAnsi="Arial" w:cs="Arial"/>
          <w:sz w:val="20"/>
          <w:szCs w:val="20"/>
          <w:u w:val="single"/>
        </w:rPr>
        <w:t>ce</w:t>
      </w:r>
      <w:r w:rsidR="00C95435" w:rsidRPr="00C95435">
        <w:rPr>
          <w:rFonts w:ascii="Arial" w:hAnsi="Arial" w:cs="Arial"/>
          <w:sz w:val="20"/>
          <w:szCs w:val="20"/>
          <w:u w:val="single"/>
        </w:rPr>
        <w:t xml:space="preserve"> </w:t>
      </w:r>
      <w:r w:rsidR="00C95435">
        <w:rPr>
          <w:rFonts w:ascii="Arial" w:hAnsi="Arial" w:cs="Arial"/>
          <w:sz w:val="20"/>
          <w:szCs w:val="20"/>
          <w:u w:val="single"/>
        </w:rPr>
        <w:t>Text</w:t>
      </w:r>
      <w:bookmarkEnd w:id="394"/>
    </w:p>
    <w:p w14:paraId="1FC4498C" w14:textId="77777777" w:rsidR="00D73DDB" w:rsidRPr="00D73DDB" w:rsidRDefault="00D73DDB" w:rsidP="00D73DDB">
      <w:pPr>
        <w:pStyle w:val="ListParagraph"/>
        <w:spacing w:line="276" w:lineRule="auto"/>
        <w:rPr>
          <w:rStyle w:val="Emphasis"/>
          <w:rFonts w:cs="Arial"/>
          <w:bCs/>
          <w:i w:val="0"/>
          <w:szCs w:val="20"/>
        </w:rPr>
      </w:pPr>
      <w:r w:rsidRPr="00D73DDB">
        <w:rPr>
          <w:rStyle w:val="Emphasis"/>
          <w:rFonts w:cs="Arial"/>
          <w:bCs/>
          <w:i w:val="0"/>
          <w:szCs w:val="20"/>
        </w:rPr>
        <w:t xml:space="preserve">Every material will be assigned 2 classes </w:t>
      </w:r>
    </w:p>
    <w:p w14:paraId="48464F35" w14:textId="77777777" w:rsidR="00D73DDB" w:rsidRPr="00D73DDB" w:rsidRDefault="00D73DDB" w:rsidP="00346802">
      <w:pPr>
        <w:pStyle w:val="ListParagraph"/>
        <w:numPr>
          <w:ilvl w:val="0"/>
          <w:numId w:val="15"/>
        </w:numPr>
        <w:spacing w:after="0" w:line="276" w:lineRule="auto"/>
        <w:rPr>
          <w:rStyle w:val="Emphasis"/>
          <w:rFonts w:cs="Arial"/>
          <w:bCs/>
          <w:i w:val="0"/>
          <w:szCs w:val="20"/>
        </w:rPr>
      </w:pPr>
      <w:r w:rsidRPr="00D73DDB">
        <w:rPr>
          <w:rStyle w:val="Emphasis"/>
          <w:rFonts w:cs="Arial"/>
          <w:bCs/>
          <w:i w:val="0"/>
          <w:szCs w:val="20"/>
        </w:rPr>
        <w:t>Technical class: refer taxonomy</w:t>
      </w:r>
    </w:p>
    <w:p w14:paraId="4C598BCE" w14:textId="2C5D86DD" w:rsidR="00D73DDB" w:rsidRDefault="00D73DDB" w:rsidP="00346802">
      <w:pPr>
        <w:pStyle w:val="ListParagraph"/>
        <w:numPr>
          <w:ilvl w:val="0"/>
          <w:numId w:val="15"/>
        </w:numPr>
        <w:spacing w:before="0" w:after="120" w:line="276" w:lineRule="auto"/>
        <w:rPr>
          <w:rStyle w:val="Emphasis"/>
          <w:rFonts w:cs="Arial"/>
          <w:bCs/>
          <w:i w:val="0"/>
          <w:szCs w:val="20"/>
        </w:rPr>
      </w:pPr>
      <w:r w:rsidRPr="00D73DDB">
        <w:rPr>
          <w:rStyle w:val="Emphasis"/>
          <w:rFonts w:cs="Arial"/>
          <w:bCs/>
          <w:i w:val="0"/>
          <w:szCs w:val="20"/>
        </w:rPr>
        <w:t>Reference Text: with the following characteristics</w:t>
      </w:r>
    </w:p>
    <w:tbl>
      <w:tblPr>
        <w:tblStyle w:val="GridTable4-Accent2"/>
        <w:tblW w:w="8363" w:type="dxa"/>
        <w:tblInd w:w="1048" w:type="dxa"/>
        <w:tblLook w:val="04A0" w:firstRow="1" w:lastRow="0" w:firstColumn="1" w:lastColumn="0" w:noHBand="0" w:noVBand="1"/>
      </w:tblPr>
      <w:tblGrid>
        <w:gridCol w:w="3260"/>
        <w:gridCol w:w="3402"/>
        <w:gridCol w:w="1701"/>
      </w:tblGrid>
      <w:tr w:rsidR="00D73DDB" w:rsidRPr="00D73DDB" w14:paraId="0BCEEA29" w14:textId="77777777" w:rsidTr="00D73D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2454905A" w14:textId="77777777" w:rsidR="00D73DDB" w:rsidRPr="00D73DDB" w:rsidRDefault="00D73DDB" w:rsidP="00D73DDB">
            <w:pPr>
              <w:spacing w:line="276" w:lineRule="auto"/>
              <w:rPr>
                <w:rStyle w:val="Emphasis"/>
                <w:rFonts w:cs="Arial"/>
                <w:i w:val="0"/>
                <w:sz w:val="20"/>
                <w:szCs w:val="20"/>
              </w:rPr>
            </w:pPr>
            <w:r w:rsidRPr="00D73DDB">
              <w:rPr>
                <w:rStyle w:val="Emphasis"/>
                <w:rFonts w:cs="Arial"/>
                <w:bCs w:val="0"/>
                <w:i w:val="0"/>
                <w:sz w:val="20"/>
                <w:szCs w:val="20"/>
              </w:rPr>
              <w:t>Characteristic Name</w:t>
            </w:r>
          </w:p>
        </w:tc>
        <w:tc>
          <w:tcPr>
            <w:tcW w:w="3402" w:type="dxa"/>
          </w:tcPr>
          <w:p w14:paraId="5B329F31" w14:textId="77777777" w:rsidR="00D73DDB" w:rsidRPr="00D73DDB" w:rsidRDefault="00D73DDB" w:rsidP="00D73DDB">
            <w:pPr>
              <w:spacing w:line="276" w:lineRule="auto"/>
              <w:cnfStyle w:val="100000000000" w:firstRow="1" w:lastRow="0" w:firstColumn="0" w:lastColumn="0" w:oddVBand="0" w:evenVBand="0" w:oddHBand="0" w:evenHBand="0" w:firstRowFirstColumn="0" w:firstRowLastColumn="0" w:lastRowFirstColumn="0" w:lastRowLastColumn="0"/>
              <w:rPr>
                <w:rStyle w:val="Emphasis"/>
                <w:rFonts w:cs="Arial"/>
                <w:i w:val="0"/>
                <w:sz w:val="20"/>
                <w:szCs w:val="20"/>
              </w:rPr>
            </w:pPr>
            <w:r w:rsidRPr="00D73DDB">
              <w:rPr>
                <w:rStyle w:val="Emphasis"/>
                <w:rFonts w:cs="Arial"/>
                <w:bCs w:val="0"/>
                <w:i w:val="0"/>
                <w:sz w:val="20"/>
                <w:szCs w:val="20"/>
              </w:rPr>
              <w:t>Characteristic Value (example)</w:t>
            </w:r>
          </w:p>
        </w:tc>
        <w:tc>
          <w:tcPr>
            <w:tcW w:w="1701" w:type="dxa"/>
          </w:tcPr>
          <w:p w14:paraId="4011F41E" w14:textId="77777777" w:rsidR="00D73DDB" w:rsidRPr="00D73DDB" w:rsidRDefault="00D73DDB" w:rsidP="00D73DDB">
            <w:pPr>
              <w:spacing w:line="276" w:lineRule="auto"/>
              <w:cnfStyle w:val="100000000000" w:firstRow="1" w:lastRow="0" w:firstColumn="0" w:lastColumn="0" w:oddVBand="0" w:evenVBand="0" w:oddHBand="0" w:evenHBand="0" w:firstRowFirstColumn="0" w:firstRowLastColumn="0" w:lastRowFirstColumn="0" w:lastRowLastColumn="0"/>
              <w:rPr>
                <w:rStyle w:val="Emphasis"/>
                <w:rFonts w:cs="Arial"/>
                <w:i w:val="0"/>
                <w:sz w:val="20"/>
                <w:szCs w:val="20"/>
              </w:rPr>
            </w:pPr>
            <w:r w:rsidRPr="00D73DDB">
              <w:rPr>
                <w:rStyle w:val="Emphasis"/>
                <w:rFonts w:cs="Arial"/>
                <w:i w:val="0"/>
                <w:sz w:val="20"/>
                <w:szCs w:val="20"/>
              </w:rPr>
              <w:t>Data list</w:t>
            </w:r>
          </w:p>
        </w:tc>
      </w:tr>
      <w:tr w:rsidR="00D73DDB" w:rsidRPr="00D73DDB" w14:paraId="4E500C7D"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1BF9D068" w14:textId="77777777" w:rsidR="00D73DDB" w:rsidRPr="00D73DDB" w:rsidRDefault="00D73DDB" w:rsidP="00D73DDB">
            <w:pPr>
              <w:spacing w:line="276" w:lineRule="auto"/>
              <w:rPr>
                <w:rStyle w:val="Emphasis"/>
                <w:rFonts w:cs="Arial"/>
                <w:b w:val="0"/>
                <w:i w:val="0"/>
                <w:sz w:val="20"/>
                <w:szCs w:val="20"/>
              </w:rPr>
            </w:pPr>
            <w:r w:rsidRPr="00D73DDB">
              <w:rPr>
                <w:rFonts w:cs="Arial"/>
                <w:b w:val="0"/>
                <w:color w:val="000000"/>
                <w:sz w:val="20"/>
                <w:szCs w:val="20"/>
              </w:rPr>
              <w:t>Manufacturer Name</w:t>
            </w:r>
          </w:p>
        </w:tc>
        <w:tc>
          <w:tcPr>
            <w:tcW w:w="3402" w:type="dxa"/>
          </w:tcPr>
          <w:p w14:paraId="59BCF162"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rStyle w:val="Emphasis"/>
                <w:rFonts w:cs="Arial"/>
                <w:bCs/>
                <w:sz w:val="20"/>
                <w:szCs w:val="20"/>
              </w:rPr>
            </w:pPr>
            <w:r w:rsidRPr="00D73DDB">
              <w:rPr>
                <w:rStyle w:val="Emphasis"/>
                <w:rFonts w:cs="Arial"/>
                <w:sz w:val="20"/>
                <w:szCs w:val="20"/>
              </w:rPr>
              <w:t>SKF</w:t>
            </w:r>
          </w:p>
        </w:tc>
        <w:tc>
          <w:tcPr>
            <w:tcW w:w="1701" w:type="dxa"/>
          </w:tcPr>
          <w:p w14:paraId="40852101"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rStyle w:val="Emphasis"/>
                <w:rFonts w:cs="Arial"/>
                <w:bCs/>
                <w:i w:val="0"/>
                <w:sz w:val="20"/>
                <w:szCs w:val="20"/>
              </w:rPr>
            </w:pPr>
            <w:r w:rsidRPr="00D73DDB">
              <w:rPr>
                <w:rStyle w:val="Emphasis"/>
                <w:rFonts w:cs="Arial"/>
                <w:bCs/>
                <w:i w:val="0"/>
                <w:sz w:val="20"/>
                <w:szCs w:val="20"/>
              </w:rPr>
              <w:t>Multiple Value</w:t>
            </w:r>
          </w:p>
        </w:tc>
      </w:tr>
      <w:tr w:rsidR="00D73DDB" w:rsidRPr="00D73DDB" w14:paraId="2730714C"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6FFBEB2D" w14:textId="77777777" w:rsidR="00D73DDB" w:rsidRPr="00D73DDB" w:rsidRDefault="00D73DDB" w:rsidP="00D73DDB">
            <w:pPr>
              <w:spacing w:line="276" w:lineRule="auto"/>
              <w:rPr>
                <w:rStyle w:val="Emphasis"/>
                <w:rFonts w:cs="Arial"/>
                <w:b w:val="0"/>
                <w:i w:val="0"/>
                <w:sz w:val="20"/>
                <w:szCs w:val="20"/>
              </w:rPr>
            </w:pPr>
            <w:r w:rsidRPr="00D73DDB">
              <w:rPr>
                <w:rFonts w:cs="Arial"/>
                <w:b w:val="0"/>
                <w:color w:val="000000"/>
                <w:sz w:val="20"/>
                <w:szCs w:val="20"/>
              </w:rPr>
              <w:t>Manufacturer Part Number</w:t>
            </w:r>
          </w:p>
        </w:tc>
        <w:tc>
          <w:tcPr>
            <w:tcW w:w="3402" w:type="dxa"/>
          </w:tcPr>
          <w:p w14:paraId="2E7A2066"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rStyle w:val="Emphasis"/>
                <w:rFonts w:cs="Arial"/>
                <w:bCs/>
                <w:sz w:val="20"/>
                <w:szCs w:val="20"/>
              </w:rPr>
            </w:pPr>
            <w:r w:rsidRPr="00D73DDB">
              <w:rPr>
                <w:rStyle w:val="Emphasis"/>
                <w:rFonts w:cs="Arial"/>
                <w:bCs/>
                <w:sz w:val="20"/>
                <w:szCs w:val="20"/>
              </w:rPr>
              <w:t>6206-2RS</w:t>
            </w:r>
          </w:p>
        </w:tc>
        <w:tc>
          <w:tcPr>
            <w:tcW w:w="1701" w:type="dxa"/>
          </w:tcPr>
          <w:p w14:paraId="1E39B70F"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rStyle w:val="Emphasis"/>
                <w:rFonts w:cs="Arial"/>
                <w:bCs/>
                <w:i w:val="0"/>
                <w:sz w:val="20"/>
                <w:szCs w:val="20"/>
              </w:rPr>
            </w:pPr>
            <w:r w:rsidRPr="00D73DDB">
              <w:rPr>
                <w:rStyle w:val="Emphasis"/>
                <w:rFonts w:cs="Arial"/>
                <w:bCs/>
                <w:i w:val="0"/>
                <w:sz w:val="20"/>
                <w:szCs w:val="20"/>
              </w:rPr>
              <w:t>Multiple Value</w:t>
            </w:r>
          </w:p>
        </w:tc>
      </w:tr>
      <w:tr w:rsidR="00D73DDB" w:rsidRPr="00D73DDB" w14:paraId="317E43CB"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087748F4" w14:textId="77777777" w:rsidR="00D73DDB" w:rsidRPr="00D73DDB" w:rsidRDefault="00D73DDB" w:rsidP="00D73DDB">
            <w:pPr>
              <w:spacing w:line="276" w:lineRule="auto"/>
              <w:rPr>
                <w:b w:val="0"/>
                <w:iCs/>
                <w:color w:val="000000"/>
                <w:sz w:val="20"/>
                <w:szCs w:val="20"/>
              </w:rPr>
            </w:pPr>
            <w:r w:rsidRPr="00D73DDB">
              <w:rPr>
                <w:rFonts w:cs="Arial"/>
                <w:b w:val="0"/>
                <w:color w:val="000000"/>
                <w:sz w:val="20"/>
                <w:szCs w:val="20"/>
              </w:rPr>
              <w:t>Drawing Number</w:t>
            </w:r>
          </w:p>
        </w:tc>
        <w:tc>
          <w:tcPr>
            <w:tcW w:w="3402" w:type="dxa"/>
          </w:tcPr>
          <w:p w14:paraId="63367209"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rPr>
            </w:pPr>
            <w:r w:rsidRPr="00D73DDB">
              <w:rPr>
                <w:rFonts w:cs="Arial"/>
                <w:bCs/>
                <w:i/>
                <w:color w:val="000000"/>
                <w:sz w:val="20"/>
                <w:szCs w:val="20"/>
              </w:rPr>
              <w:t>K-12362-CSD</w:t>
            </w:r>
          </w:p>
        </w:tc>
        <w:tc>
          <w:tcPr>
            <w:tcW w:w="1701" w:type="dxa"/>
          </w:tcPr>
          <w:p w14:paraId="3AC1A25B"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rPr>
            </w:pPr>
            <w:r w:rsidRPr="00D73DDB">
              <w:rPr>
                <w:rFonts w:cs="Arial"/>
                <w:bCs/>
                <w:color w:val="000000"/>
                <w:sz w:val="20"/>
                <w:szCs w:val="20"/>
              </w:rPr>
              <w:t>Multiple Value</w:t>
            </w:r>
          </w:p>
        </w:tc>
      </w:tr>
      <w:tr w:rsidR="00D73DDB" w:rsidRPr="00D73DDB" w14:paraId="22F94374"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53FB8834" w14:textId="77777777" w:rsidR="00D73DDB" w:rsidRPr="00D73DDB" w:rsidRDefault="00D73DDB" w:rsidP="00D73DDB">
            <w:pPr>
              <w:spacing w:line="276" w:lineRule="auto"/>
              <w:rPr>
                <w:b w:val="0"/>
                <w:iCs/>
                <w:color w:val="000000"/>
                <w:sz w:val="20"/>
                <w:szCs w:val="20"/>
              </w:rPr>
            </w:pPr>
            <w:r w:rsidRPr="00D73DDB">
              <w:rPr>
                <w:rFonts w:cs="Arial"/>
                <w:b w:val="0"/>
                <w:color w:val="000000"/>
                <w:sz w:val="20"/>
                <w:szCs w:val="20"/>
              </w:rPr>
              <w:t>Drawing Version</w:t>
            </w:r>
          </w:p>
        </w:tc>
        <w:tc>
          <w:tcPr>
            <w:tcW w:w="3402" w:type="dxa"/>
          </w:tcPr>
          <w:p w14:paraId="73A51B56"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
                <w:iCs/>
                <w:color w:val="000000"/>
                <w:sz w:val="20"/>
                <w:szCs w:val="20"/>
              </w:rPr>
            </w:pPr>
            <w:r w:rsidRPr="00D73DDB">
              <w:rPr>
                <w:rFonts w:cs="Arial"/>
                <w:i/>
                <w:color w:val="000000"/>
                <w:sz w:val="20"/>
                <w:szCs w:val="20"/>
              </w:rPr>
              <w:t>V1.3</w:t>
            </w:r>
          </w:p>
        </w:tc>
        <w:tc>
          <w:tcPr>
            <w:tcW w:w="1701" w:type="dxa"/>
          </w:tcPr>
          <w:p w14:paraId="2016BA64"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Cs/>
                <w:color w:val="000000"/>
                <w:sz w:val="20"/>
                <w:szCs w:val="20"/>
              </w:rPr>
            </w:pPr>
            <w:r w:rsidRPr="00D73DDB">
              <w:rPr>
                <w:rFonts w:cs="Arial"/>
                <w:color w:val="000000"/>
                <w:sz w:val="20"/>
                <w:szCs w:val="20"/>
              </w:rPr>
              <w:t>Multiple Value</w:t>
            </w:r>
          </w:p>
        </w:tc>
      </w:tr>
      <w:tr w:rsidR="00D73DDB" w:rsidRPr="00D73DDB" w14:paraId="79DF6BFE"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4F9D8AA9" w14:textId="77777777" w:rsidR="00D73DDB" w:rsidRPr="00D73DDB" w:rsidRDefault="00D73DDB" w:rsidP="00D73DDB">
            <w:pPr>
              <w:spacing w:line="276" w:lineRule="auto"/>
              <w:rPr>
                <w:b w:val="0"/>
                <w:iCs/>
                <w:color w:val="000000"/>
                <w:sz w:val="20"/>
                <w:szCs w:val="20"/>
              </w:rPr>
            </w:pPr>
            <w:r w:rsidRPr="00D73DDB">
              <w:rPr>
                <w:rFonts w:cs="Arial"/>
                <w:b w:val="0"/>
                <w:color w:val="000000"/>
                <w:sz w:val="20"/>
                <w:szCs w:val="20"/>
              </w:rPr>
              <w:t>Item Number</w:t>
            </w:r>
          </w:p>
        </w:tc>
        <w:tc>
          <w:tcPr>
            <w:tcW w:w="3402" w:type="dxa"/>
          </w:tcPr>
          <w:p w14:paraId="69DD6735"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rPr>
            </w:pPr>
            <w:r w:rsidRPr="00D73DDB">
              <w:rPr>
                <w:rFonts w:cs="Arial"/>
                <w:bCs/>
                <w:i/>
                <w:color w:val="000000"/>
                <w:sz w:val="20"/>
                <w:szCs w:val="20"/>
              </w:rPr>
              <w:t>422</w:t>
            </w:r>
          </w:p>
        </w:tc>
        <w:tc>
          <w:tcPr>
            <w:tcW w:w="1701" w:type="dxa"/>
          </w:tcPr>
          <w:p w14:paraId="6DCD5915"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rPr>
            </w:pPr>
            <w:r w:rsidRPr="00D73DDB">
              <w:rPr>
                <w:rFonts w:cs="Arial"/>
                <w:bCs/>
                <w:color w:val="000000"/>
                <w:sz w:val="20"/>
                <w:szCs w:val="20"/>
              </w:rPr>
              <w:t>Multiple Value</w:t>
            </w:r>
          </w:p>
        </w:tc>
      </w:tr>
      <w:tr w:rsidR="00D73DDB" w:rsidRPr="00D73DDB" w14:paraId="187F70A1"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0B3EE8BC" w14:textId="77777777" w:rsidR="00D73DDB" w:rsidRPr="00D73DDB" w:rsidRDefault="00D73DDB" w:rsidP="00D73DDB">
            <w:pPr>
              <w:spacing w:line="276" w:lineRule="auto"/>
              <w:rPr>
                <w:b w:val="0"/>
                <w:iCs/>
                <w:color w:val="000000"/>
                <w:sz w:val="20"/>
                <w:szCs w:val="20"/>
                <w:highlight w:val="yellow"/>
              </w:rPr>
            </w:pPr>
            <w:r w:rsidRPr="00D73DDB">
              <w:rPr>
                <w:rFonts w:cs="Arial"/>
                <w:b w:val="0"/>
                <w:color w:val="000000"/>
                <w:sz w:val="20"/>
                <w:szCs w:val="20"/>
                <w:highlight w:val="yellow"/>
              </w:rPr>
              <w:t>Vendor Name</w:t>
            </w:r>
          </w:p>
        </w:tc>
        <w:tc>
          <w:tcPr>
            <w:tcW w:w="3402" w:type="dxa"/>
          </w:tcPr>
          <w:p w14:paraId="077338B6"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
                <w:iCs/>
                <w:color w:val="000000"/>
                <w:sz w:val="20"/>
                <w:szCs w:val="20"/>
                <w:highlight w:val="yellow"/>
              </w:rPr>
            </w:pPr>
            <w:r w:rsidRPr="00D73DDB">
              <w:rPr>
                <w:rFonts w:cs="Arial"/>
                <w:i/>
                <w:color w:val="000000"/>
                <w:sz w:val="20"/>
                <w:szCs w:val="20"/>
                <w:highlight w:val="yellow"/>
              </w:rPr>
              <w:t>ABB</w:t>
            </w:r>
          </w:p>
        </w:tc>
        <w:tc>
          <w:tcPr>
            <w:tcW w:w="1701" w:type="dxa"/>
          </w:tcPr>
          <w:p w14:paraId="6A534B5F"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Cs/>
                <w:color w:val="000000"/>
                <w:sz w:val="20"/>
                <w:szCs w:val="20"/>
                <w:highlight w:val="yellow"/>
              </w:rPr>
            </w:pPr>
            <w:r w:rsidRPr="00D73DDB">
              <w:rPr>
                <w:rFonts w:cs="Arial"/>
                <w:color w:val="000000"/>
                <w:sz w:val="20"/>
                <w:szCs w:val="20"/>
                <w:highlight w:val="yellow"/>
              </w:rPr>
              <w:t>Multiple Value</w:t>
            </w:r>
          </w:p>
        </w:tc>
      </w:tr>
      <w:tr w:rsidR="00D73DDB" w:rsidRPr="00D73DDB" w14:paraId="10954D5D"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6C10804A" w14:textId="77777777" w:rsidR="00D73DDB" w:rsidRPr="00D73DDB" w:rsidRDefault="00D73DDB" w:rsidP="00D73DDB">
            <w:pPr>
              <w:spacing w:line="276" w:lineRule="auto"/>
              <w:rPr>
                <w:b w:val="0"/>
                <w:iCs/>
                <w:color w:val="000000"/>
                <w:sz w:val="20"/>
                <w:szCs w:val="20"/>
                <w:highlight w:val="yellow"/>
              </w:rPr>
            </w:pPr>
            <w:r w:rsidRPr="00D73DDB">
              <w:rPr>
                <w:rFonts w:cs="Arial"/>
                <w:b w:val="0"/>
                <w:color w:val="000000"/>
                <w:sz w:val="20"/>
                <w:szCs w:val="20"/>
                <w:highlight w:val="yellow"/>
              </w:rPr>
              <w:t>Vendor Part Number</w:t>
            </w:r>
          </w:p>
        </w:tc>
        <w:tc>
          <w:tcPr>
            <w:tcW w:w="3402" w:type="dxa"/>
          </w:tcPr>
          <w:p w14:paraId="501692BD"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highlight w:val="yellow"/>
              </w:rPr>
            </w:pPr>
            <w:r w:rsidRPr="00D73DDB">
              <w:rPr>
                <w:rFonts w:cs="Arial"/>
                <w:bCs/>
                <w:i/>
                <w:color w:val="000000"/>
                <w:sz w:val="20"/>
                <w:szCs w:val="20"/>
                <w:highlight w:val="yellow"/>
              </w:rPr>
              <w:t>ABB-1236</w:t>
            </w:r>
          </w:p>
        </w:tc>
        <w:tc>
          <w:tcPr>
            <w:tcW w:w="1701" w:type="dxa"/>
          </w:tcPr>
          <w:p w14:paraId="0D08403E"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highlight w:val="yellow"/>
              </w:rPr>
            </w:pPr>
            <w:r w:rsidRPr="00D73DDB">
              <w:rPr>
                <w:rFonts w:cs="Arial"/>
                <w:bCs/>
                <w:color w:val="000000"/>
                <w:sz w:val="20"/>
                <w:szCs w:val="20"/>
                <w:highlight w:val="yellow"/>
              </w:rPr>
              <w:t>Multiple Value</w:t>
            </w:r>
          </w:p>
        </w:tc>
      </w:tr>
      <w:tr w:rsidR="00D73DDB" w:rsidRPr="00D73DDB" w14:paraId="44EA6358"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4AC59D29" w14:textId="77777777" w:rsidR="00D73DDB" w:rsidRPr="00D73DDB" w:rsidRDefault="00D73DDB" w:rsidP="00D73DDB">
            <w:pPr>
              <w:spacing w:line="276" w:lineRule="auto"/>
              <w:rPr>
                <w:b w:val="0"/>
                <w:iCs/>
                <w:color w:val="000000"/>
                <w:sz w:val="20"/>
                <w:szCs w:val="20"/>
                <w:highlight w:val="yellow"/>
              </w:rPr>
            </w:pPr>
            <w:r w:rsidRPr="00D73DDB">
              <w:rPr>
                <w:rFonts w:cs="Arial"/>
                <w:b w:val="0"/>
                <w:color w:val="000000"/>
                <w:sz w:val="20"/>
                <w:szCs w:val="20"/>
                <w:highlight w:val="yellow"/>
              </w:rPr>
              <w:t>Equipment Type</w:t>
            </w:r>
          </w:p>
        </w:tc>
        <w:tc>
          <w:tcPr>
            <w:tcW w:w="3402" w:type="dxa"/>
          </w:tcPr>
          <w:p w14:paraId="1A2B0676"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
                <w:iCs/>
                <w:color w:val="000000"/>
                <w:sz w:val="20"/>
                <w:szCs w:val="20"/>
                <w:highlight w:val="yellow"/>
              </w:rPr>
            </w:pPr>
            <w:r w:rsidRPr="00D73DDB">
              <w:rPr>
                <w:rFonts w:cs="Arial"/>
                <w:i/>
                <w:color w:val="000000"/>
                <w:sz w:val="20"/>
                <w:szCs w:val="20"/>
                <w:highlight w:val="yellow"/>
              </w:rPr>
              <w:t>CENTRIFUGAL PUMP</w:t>
            </w:r>
          </w:p>
        </w:tc>
        <w:tc>
          <w:tcPr>
            <w:tcW w:w="1701" w:type="dxa"/>
          </w:tcPr>
          <w:p w14:paraId="7FA3AB2A"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Cs/>
                <w:color w:val="000000"/>
                <w:sz w:val="20"/>
                <w:szCs w:val="20"/>
                <w:highlight w:val="yellow"/>
              </w:rPr>
            </w:pPr>
            <w:r w:rsidRPr="00D73DDB">
              <w:rPr>
                <w:rFonts w:cs="Arial"/>
                <w:color w:val="000000"/>
                <w:sz w:val="20"/>
                <w:szCs w:val="20"/>
                <w:highlight w:val="yellow"/>
              </w:rPr>
              <w:t>Single value</w:t>
            </w:r>
          </w:p>
        </w:tc>
      </w:tr>
      <w:tr w:rsidR="00D73DDB" w:rsidRPr="00D73DDB" w14:paraId="58A086B8"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6EF1EED3" w14:textId="77777777" w:rsidR="00D73DDB" w:rsidRPr="00D73DDB" w:rsidRDefault="00D73DDB" w:rsidP="00D73DDB">
            <w:pPr>
              <w:spacing w:line="276" w:lineRule="auto"/>
              <w:rPr>
                <w:b w:val="0"/>
                <w:iCs/>
                <w:color w:val="000000"/>
                <w:sz w:val="20"/>
                <w:szCs w:val="20"/>
                <w:highlight w:val="yellow"/>
              </w:rPr>
            </w:pPr>
            <w:r w:rsidRPr="00D73DDB">
              <w:rPr>
                <w:rFonts w:cs="Arial"/>
                <w:b w:val="0"/>
                <w:color w:val="000000"/>
                <w:sz w:val="20"/>
                <w:szCs w:val="20"/>
                <w:highlight w:val="yellow"/>
              </w:rPr>
              <w:t>Equipment Manufacturer</w:t>
            </w:r>
          </w:p>
        </w:tc>
        <w:tc>
          <w:tcPr>
            <w:tcW w:w="3402" w:type="dxa"/>
          </w:tcPr>
          <w:p w14:paraId="5263F5E9"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highlight w:val="yellow"/>
              </w:rPr>
            </w:pPr>
            <w:r w:rsidRPr="00D73DDB">
              <w:rPr>
                <w:rFonts w:cs="Arial"/>
                <w:bCs/>
                <w:i/>
                <w:color w:val="000000"/>
                <w:sz w:val="20"/>
                <w:szCs w:val="20"/>
                <w:highlight w:val="yellow"/>
              </w:rPr>
              <w:t>KSB</w:t>
            </w:r>
          </w:p>
        </w:tc>
        <w:tc>
          <w:tcPr>
            <w:tcW w:w="1701" w:type="dxa"/>
          </w:tcPr>
          <w:p w14:paraId="5FDDBCCA"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highlight w:val="yellow"/>
              </w:rPr>
            </w:pPr>
            <w:r w:rsidRPr="00D73DDB">
              <w:rPr>
                <w:rFonts w:cs="Arial"/>
                <w:bCs/>
                <w:color w:val="000000"/>
                <w:sz w:val="20"/>
                <w:szCs w:val="20"/>
                <w:highlight w:val="yellow"/>
              </w:rPr>
              <w:t>Single value</w:t>
            </w:r>
          </w:p>
        </w:tc>
      </w:tr>
      <w:tr w:rsidR="00D73DDB" w:rsidRPr="00D73DDB" w14:paraId="62A487A7"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215D2BEB" w14:textId="77777777" w:rsidR="00D73DDB" w:rsidRPr="00D73DDB" w:rsidRDefault="00D73DDB" w:rsidP="00D73DDB">
            <w:pPr>
              <w:spacing w:line="276" w:lineRule="auto"/>
              <w:rPr>
                <w:b w:val="0"/>
                <w:iCs/>
                <w:color w:val="000000"/>
                <w:sz w:val="20"/>
                <w:szCs w:val="20"/>
                <w:highlight w:val="yellow"/>
              </w:rPr>
            </w:pPr>
            <w:r w:rsidRPr="00D73DDB">
              <w:rPr>
                <w:rFonts w:cs="Arial"/>
                <w:b w:val="0"/>
                <w:color w:val="000000"/>
                <w:sz w:val="20"/>
                <w:szCs w:val="20"/>
                <w:highlight w:val="yellow"/>
              </w:rPr>
              <w:t>Equipment Model</w:t>
            </w:r>
          </w:p>
        </w:tc>
        <w:tc>
          <w:tcPr>
            <w:tcW w:w="3402" w:type="dxa"/>
          </w:tcPr>
          <w:p w14:paraId="0E6A9F81"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
                <w:iCs/>
                <w:color w:val="000000"/>
                <w:sz w:val="20"/>
                <w:szCs w:val="20"/>
                <w:highlight w:val="yellow"/>
              </w:rPr>
            </w:pPr>
            <w:r w:rsidRPr="00D73DDB">
              <w:rPr>
                <w:rFonts w:cs="Arial"/>
                <w:i/>
                <w:color w:val="000000"/>
                <w:sz w:val="20"/>
                <w:szCs w:val="20"/>
                <w:highlight w:val="yellow"/>
              </w:rPr>
              <w:t>KSB-1136H</w:t>
            </w:r>
          </w:p>
        </w:tc>
        <w:tc>
          <w:tcPr>
            <w:tcW w:w="1701" w:type="dxa"/>
          </w:tcPr>
          <w:p w14:paraId="2B75D621"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Cs/>
                <w:color w:val="000000"/>
                <w:sz w:val="20"/>
                <w:szCs w:val="20"/>
                <w:highlight w:val="yellow"/>
              </w:rPr>
            </w:pPr>
            <w:r w:rsidRPr="00D73DDB">
              <w:rPr>
                <w:rFonts w:cs="Arial"/>
                <w:color w:val="000000"/>
                <w:sz w:val="20"/>
                <w:szCs w:val="20"/>
                <w:highlight w:val="yellow"/>
              </w:rPr>
              <w:t>Single value</w:t>
            </w:r>
          </w:p>
        </w:tc>
      </w:tr>
      <w:tr w:rsidR="00D73DDB" w:rsidRPr="00D73DDB" w14:paraId="2064BB14" w14:textId="77777777" w:rsidTr="00C95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Borders>
              <w:bottom w:val="nil"/>
            </w:tcBorders>
          </w:tcPr>
          <w:p w14:paraId="5CF4FF70" w14:textId="77777777" w:rsidR="00D73DDB" w:rsidRPr="00D73DDB" w:rsidRDefault="00D73DDB" w:rsidP="00D73DDB">
            <w:pPr>
              <w:spacing w:line="276" w:lineRule="auto"/>
              <w:rPr>
                <w:b w:val="0"/>
                <w:iCs/>
                <w:color w:val="000000"/>
                <w:sz w:val="20"/>
                <w:szCs w:val="20"/>
                <w:highlight w:val="yellow"/>
              </w:rPr>
            </w:pPr>
            <w:r w:rsidRPr="00D73DDB">
              <w:rPr>
                <w:rFonts w:cs="Arial"/>
                <w:b w:val="0"/>
                <w:color w:val="000000"/>
                <w:sz w:val="20"/>
                <w:szCs w:val="20"/>
                <w:highlight w:val="yellow"/>
              </w:rPr>
              <w:t>Equipment Serial</w:t>
            </w:r>
          </w:p>
        </w:tc>
        <w:tc>
          <w:tcPr>
            <w:tcW w:w="3402" w:type="dxa"/>
            <w:tcBorders>
              <w:bottom w:val="nil"/>
            </w:tcBorders>
          </w:tcPr>
          <w:p w14:paraId="3DF84980"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highlight w:val="yellow"/>
              </w:rPr>
            </w:pPr>
            <w:r w:rsidRPr="00D73DDB">
              <w:rPr>
                <w:rFonts w:cs="Arial"/>
                <w:bCs/>
                <w:i/>
                <w:color w:val="000000"/>
                <w:sz w:val="20"/>
                <w:szCs w:val="20"/>
                <w:highlight w:val="yellow"/>
              </w:rPr>
              <w:t>1123AA213</w:t>
            </w:r>
          </w:p>
        </w:tc>
        <w:tc>
          <w:tcPr>
            <w:tcW w:w="1701" w:type="dxa"/>
            <w:tcBorders>
              <w:bottom w:val="nil"/>
            </w:tcBorders>
          </w:tcPr>
          <w:p w14:paraId="792876DB"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highlight w:val="yellow"/>
              </w:rPr>
            </w:pPr>
            <w:r w:rsidRPr="00D73DDB">
              <w:rPr>
                <w:rFonts w:cs="Arial"/>
                <w:bCs/>
                <w:color w:val="000000"/>
                <w:sz w:val="20"/>
                <w:szCs w:val="20"/>
                <w:highlight w:val="yellow"/>
              </w:rPr>
              <w:t>Single value</w:t>
            </w:r>
          </w:p>
        </w:tc>
      </w:tr>
      <w:tr w:rsidR="00C95435" w:rsidRPr="00D73DDB" w14:paraId="2960C97D" w14:textId="77777777" w:rsidTr="00C95435">
        <w:tc>
          <w:tcPr>
            <w:cnfStyle w:val="001000000000" w:firstRow="0" w:lastRow="0" w:firstColumn="1" w:lastColumn="0" w:oddVBand="0" w:evenVBand="0" w:oddHBand="0" w:evenHBand="0" w:firstRowFirstColumn="0" w:firstRowLastColumn="0" w:lastRowFirstColumn="0" w:lastRowLastColumn="0"/>
            <w:tcW w:w="3260" w:type="dxa"/>
            <w:tcBorders>
              <w:top w:val="nil"/>
              <w:left w:val="nil"/>
              <w:bottom w:val="nil"/>
              <w:right w:val="nil"/>
            </w:tcBorders>
          </w:tcPr>
          <w:p w14:paraId="07A86C14" w14:textId="1C83BB40" w:rsidR="00C95435" w:rsidRPr="00D73DDB" w:rsidRDefault="00C95435" w:rsidP="00D73DDB">
            <w:pPr>
              <w:spacing w:line="276" w:lineRule="auto"/>
              <w:rPr>
                <w:rFonts w:cs="Arial"/>
                <w:color w:val="000000"/>
                <w:sz w:val="20"/>
                <w:szCs w:val="20"/>
                <w:highlight w:val="yellow"/>
              </w:rPr>
            </w:pPr>
            <w:r>
              <w:rPr>
                <w:rFonts w:cs="Arial"/>
                <w:color w:val="000000"/>
                <w:sz w:val="20"/>
                <w:szCs w:val="20"/>
                <w:highlight w:val="yellow"/>
              </w:rPr>
              <w:t>Not Part of the Description</w:t>
            </w:r>
          </w:p>
        </w:tc>
        <w:tc>
          <w:tcPr>
            <w:tcW w:w="3402" w:type="dxa"/>
            <w:tcBorders>
              <w:top w:val="nil"/>
              <w:left w:val="nil"/>
              <w:bottom w:val="nil"/>
              <w:right w:val="nil"/>
            </w:tcBorders>
          </w:tcPr>
          <w:p w14:paraId="634700F2" w14:textId="77777777" w:rsidR="00C95435" w:rsidRPr="00D73DDB" w:rsidRDefault="00C95435" w:rsidP="00D73DDB">
            <w:pPr>
              <w:spacing w:line="276" w:lineRule="auto"/>
              <w:cnfStyle w:val="000000000000" w:firstRow="0" w:lastRow="0" w:firstColumn="0" w:lastColumn="0" w:oddVBand="0" w:evenVBand="0" w:oddHBand="0" w:evenHBand="0" w:firstRowFirstColumn="0" w:firstRowLastColumn="0" w:lastRowFirstColumn="0" w:lastRowLastColumn="0"/>
              <w:rPr>
                <w:rFonts w:cs="Arial"/>
                <w:bCs/>
                <w:i/>
                <w:color w:val="000000"/>
                <w:sz w:val="20"/>
                <w:szCs w:val="20"/>
                <w:highlight w:val="yellow"/>
              </w:rPr>
            </w:pPr>
          </w:p>
        </w:tc>
        <w:tc>
          <w:tcPr>
            <w:tcW w:w="1701" w:type="dxa"/>
            <w:tcBorders>
              <w:top w:val="nil"/>
              <w:left w:val="nil"/>
              <w:bottom w:val="nil"/>
              <w:right w:val="nil"/>
            </w:tcBorders>
          </w:tcPr>
          <w:p w14:paraId="35FC4145" w14:textId="77777777" w:rsidR="00C95435" w:rsidRPr="00D73DDB" w:rsidRDefault="00C95435" w:rsidP="00D73DDB">
            <w:pPr>
              <w:spacing w:line="276" w:lineRule="auto"/>
              <w:cnfStyle w:val="000000000000" w:firstRow="0" w:lastRow="0" w:firstColumn="0" w:lastColumn="0" w:oddVBand="0" w:evenVBand="0" w:oddHBand="0" w:evenHBand="0" w:firstRowFirstColumn="0" w:firstRowLastColumn="0" w:lastRowFirstColumn="0" w:lastRowLastColumn="0"/>
              <w:rPr>
                <w:rFonts w:cs="Arial"/>
                <w:bCs/>
                <w:color w:val="000000"/>
                <w:sz w:val="20"/>
                <w:szCs w:val="20"/>
                <w:highlight w:val="yellow"/>
              </w:rPr>
            </w:pPr>
          </w:p>
        </w:tc>
      </w:tr>
    </w:tbl>
    <w:p w14:paraId="3F315FEE" w14:textId="772886F0" w:rsidR="000079E3" w:rsidRPr="00C95435" w:rsidRDefault="0022313B" w:rsidP="00337824">
      <w:pPr>
        <w:pStyle w:val="Heading3"/>
        <w:numPr>
          <w:ilvl w:val="0"/>
          <w:numId w:val="2"/>
        </w:numPr>
        <w:spacing w:before="0" w:line="240" w:lineRule="auto"/>
        <w:rPr>
          <w:rFonts w:ascii="Arial" w:hAnsi="Arial" w:cs="Arial"/>
          <w:sz w:val="20"/>
          <w:szCs w:val="20"/>
          <w:u w:val="single"/>
        </w:rPr>
      </w:pPr>
      <w:bookmarkStart w:id="395" w:name="_Toc81569816"/>
      <w:r w:rsidRPr="00C95435">
        <w:rPr>
          <w:rFonts w:ascii="Arial" w:hAnsi="Arial" w:cs="Arial"/>
          <w:sz w:val="20"/>
          <w:szCs w:val="20"/>
          <w:u w:val="single"/>
        </w:rPr>
        <w:t>PART NO</w:t>
      </w:r>
      <w:bookmarkEnd w:id="395"/>
    </w:p>
    <w:p w14:paraId="7310D768" w14:textId="287E1E05" w:rsidR="0022313B" w:rsidRPr="00D4082C" w:rsidRDefault="0022313B" w:rsidP="00346802">
      <w:pPr>
        <w:pStyle w:val="ListParagraph"/>
        <w:numPr>
          <w:ilvl w:val="0"/>
          <w:numId w:val="13"/>
        </w:numPr>
        <w:spacing w:before="0" w:after="0" w:line="240" w:lineRule="auto"/>
        <w:jc w:val="both"/>
        <w:rPr>
          <w:rFonts w:ascii="Arial" w:hAnsi="Arial" w:cs="Arial"/>
          <w:sz w:val="20"/>
          <w:szCs w:val="20"/>
          <w:u w:val="single"/>
        </w:rPr>
      </w:pPr>
      <w:r w:rsidRPr="00495A22">
        <w:rPr>
          <w:rFonts w:ascii="Arial" w:hAnsi="Arial" w:cs="Arial"/>
          <w:sz w:val="20"/>
          <w:szCs w:val="20"/>
        </w:rPr>
        <w:t xml:space="preserve">The Newest OEM Part Numbers </w:t>
      </w:r>
      <w:r w:rsidR="00D14E08">
        <w:rPr>
          <w:rFonts w:ascii="Arial" w:hAnsi="Arial" w:cs="Arial"/>
          <w:sz w:val="20"/>
          <w:szCs w:val="20"/>
        </w:rPr>
        <w:t>will be</w:t>
      </w:r>
      <w:r w:rsidR="004545B2">
        <w:rPr>
          <w:rFonts w:ascii="Arial" w:hAnsi="Arial" w:cs="Arial"/>
          <w:sz w:val="20"/>
          <w:szCs w:val="20"/>
        </w:rPr>
        <w:t xml:space="preserve"> in the S</w:t>
      </w:r>
      <w:r w:rsidR="00141000" w:rsidRPr="00DA2841">
        <w:rPr>
          <w:rFonts w:ascii="Arial" w:hAnsi="Arial" w:cs="Arial"/>
          <w:sz w:val="20"/>
          <w:szCs w:val="20"/>
        </w:rPr>
        <w:t>hort Description with the OEM abbreviation</w:t>
      </w:r>
      <w:r w:rsidR="007C453E">
        <w:rPr>
          <w:rFonts w:ascii="Arial" w:hAnsi="Arial" w:cs="Arial"/>
          <w:sz w:val="20"/>
          <w:szCs w:val="20"/>
        </w:rPr>
        <w:t xml:space="preserve"> directly after the Class.</w:t>
      </w:r>
      <w:r w:rsidR="00DF0300" w:rsidRPr="00DA2841">
        <w:rPr>
          <w:rFonts w:ascii="Arial" w:hAnsi="Arial" w:cs="Arial"/>
          <w:sz w:val="20"/>
          <w:szCs w:val="20"/>
        </w:rPr>
        <w:t xml:space="preserve"> The OEM abbreviation used is defined in the OEM list </w:t>
      </w:r>
      <w:r w:rsidR="00DA2841" w:rsidRPr="00DA2841">
        <w:rPr>
          <w:rFonts w:ascii="Arial" w:hAnsi="Arial" w:cs="Arial"/>
          <w:sz w:val="20"/>
          <w:szCs w:val="20"/>
        </w:rPr>
        <w:t>above (Original Equipment Manufacturer (OEM) List)</w:t>
      </w:r>
      <w:r w:rsidR="00DF0300" w:rsidRPr="00DA2841">
        <w:rPr>
          <w:rFonts w:ascii="Arial" w:hAnsi="Arial" w:cs="Arial"/>
          <w:sz w:val="20"/>
          <w:szCs w:val="20"/>
        </w:rPr>
        <w:t>.</w:t>
      </w:r>
      <w:r w:rsidR="00141000" w:rsidRPr="00DA2841">
        <w:rPr>
          <w:rFonts w:ascii="Arial" w:hAnsi="Arial" w:cs="Arial"/>
          <w:sz w:val="20"/>
          <w:szCs w:val="20"/>
        </w:rPr>
        <w:t xml:space="preserve"> </w:t>
      </w:r>
      <w:proofErr w:type="spellStart"/>
      <w:r w:rsidR="00141000" w:rsidRPr="00DA2841">
        <w:rPr>
          <w:rFonts w:ascii="Arial" w:hAnsi="Arial" w:cs="Arial"/>
          <w:sz w:val="20"/>
          <w:szCs w:val="20"/>
        </w:rPr>
        <w:t>I.e</w:t>
      </w:r>
      <w:proofErr w:type="spellEnd"/>
      <w:r w:rsidR="00141000" w:rsidRPr="00DA2841">
        <w:rPr>
          <w:rFonts w:ascii="Arial" w:hAnsi="Arial" w:cs="Arial"/>
          <w:sz w:val="20"/>
          <w:szCs w:val="20"/>
        </w:rPr>
        <w:t xml:space="preserve"> SIE E5S1234567</w:t>
      </w:r>
      <w:r w:rsidR="00D14E08">
        <w:rPr>
          <w:rFonts w:ascii="Arial" w:hAnsi="Arial" w:cs="Arial"/>
          <w:sz w:val="20"/>
          <w:szCs w:val="20"/>
        </w:rPr>
        <w:t>. (This action is defined in the MDG parameters.)</w:t>
      </w:r>
    </w:p>
    <w:p w14:paraId="09526EA6" w14:textId="02367DD9" w:rsidR="00343CCD" w:rsidRPr="00D4082C" w:rsidRDefault="00343CCD" w:rsidP="00346802">
      <w:pPr>
        <w:pStyle w:val="ListParagraph"/>
        <w:numPr>
          <w:ilvl w:val="0"/>
          <w:numId w:val="13"/>
        </w:numPr>
        <w:spacing w:before="0" w:after="0" w:line="240" w:lineRule="auto"/>
        <w:jc w:val="both"/>
        <w:rPr>
          <w:rFonts w:ascii="Arial" w:hAnsi="Arial" w:cs="Arial"/>
          <w:sz w:val="20"/>
          <w:szCs w:val="20"/>
          <w:u w:val="single"/>
        </w:rPr>
      </w:pPr>
      <w:r>
        <w:rPr>
          <w:rFonts w:ascii="Arial" w:hAnsi="Arial" w:cs="Arial"/>
          <w:sz w:val="20"/>
          <w:szCs w:val="20"/>
        </w:rPr>
        <w:t>Non-OEM materials are divided into those associated to approved Manufacturers (Search Term2 = "MNFR" and the vendor code in SAP = "3XXXX" (Excluding OEM's) and Supplier/Vendors (Search Term2 is not either "MNFR" or "OEM" and the vendor code - "1XXXX"</w:t>
      </w:r>
    </w:p>
    <w:p w14:paraId="45374B19" w14:textId="26524124" w:rsidR="004545B2" w:rsidRPr="00D4082C" w:rsidRDefault="004545B2" w:rsidP="00346802">
      <w:pPr>
        <w:pStyle w:val="ListParagraph"/>
        <w:numPr>
          <w:ilvl w:val="0"/>
          <w:numId w:val="13"/>
        </w:numPr>
        <w:spacing w:before="0" w:after="0" w:line="240" w:lineRule="auto"/>
        <w:jc w:val="both"/>
        <w:rPr>
          <w:rFonts w:ascii="Arial" w:hAnsi="Arial" w:cs="Arial"/>
          <w:sz w:val="20"/>
          <w:szCs w:val="20"/>
          <w:u w:val="single"/>
        </w:rPr>
      </w:pPr>
      <w:r>
        <w:rPr>
          <w:rFonts w:ascii="Arial" w:hAnsi="Arial" w:cs="Arial"/>
          <w:sz w:val="20"/>
          <w:szCs w:val="20"/>
        </w:rPr>
        <w:t xml:space="preserve">Non-OEM’s </w:t>
      </w:r>
      <w:r w:rsidR="00343CCD">
        <w:rPr>
          <w:rFonts w:ascii="Arial" w:hAnsi="Arial" w:cs="Arial"/>
          <w:sz w:val="20"/>
          <w:szCs w:val="20"/>
        </w:rPr>
        <w:t xml:space="preserve">(MNFR) </w:t>
      </w:r>
      <w:r>
        <w:rPr>
          <w:rFonts w:ascii="Arial" w:hAnsi="Arial" w:cs="Arial"/>
          <w:sz w:val="20"/>
          <w:szCs w:val="20"/>
        </w:rPr>
        <w:t xml:space="preserve">part numbers and the </w:t>
      </w:r>
      <w:r w:rsidR="00370C7B">
        <w:rPr>
          <w:rFonts w:ascii="Arial" w:hAnsi="Arial" w:cs="Arial"/>
          <w:sz w:val="20"/>
          <w:szCs w:val="20"/>
        </w:rPr>
        <w:t>manufacture</w:t>
      </w:r>
      <w:r>
        <w:rPr>
          <w:rFonts w:ascii="Arial" w:hAnsi="Arial" w:cs="Arial"/>
          <w:sz w:val="20"/>
          <w:szCs w:val="20"/>
        </w:rPr>
        <w:t xml:space="preserve"> name will be appended to </w:t>
      </w:r>
      <w:r w:rsidR="00343CCD">
        <w:rPr>
          <w:rFonts w:ascii="Arial" w:hAnsi="Arial" w:cs="Arial"/>
          <w:sz w:val="20"/>
          <w:szCs w:val="20"/>
        </w:rPr>
        <w:t xml:space="preserve">both </w:t>
      </w:r>
      <w:r>
        <w:rPr>
          <w:rFonts w:ascii="Arial" w:hAnsi="Arial" w:cs="Arial"/>
          <w:sz w:val="20"/>
          <w:szCs w:val="20"/>
        </w:rPr>
        <w:t xml:space="preserve">the </w:t>
      </w:r>
      <w:r w:rsidR="00370C7B">
        <w:rPr>
          <w:rFonts w:ascii="Arial" w:hAnsi="Arial" w:cs="Arial"/>
          <w:sz w:val="20"/>
          <w:szCs w:val="20"/>
        </w:rPr>
        <w:t xml:space="preserve">short description </w:t>
      </w:r>
      <w:r w:rsidR="00343CCD">
        <w:rPr>
          <w:rFonts w:ascii="Arial" w:hAnsi="Arial" w:cs="Arial"/>
          <w:sz w:val="20"/>
          <w:szCs w:val="20"/>
        </w:rPr>
        <w:t xml:space="preserve">and PO Text </w:t>
      </w:r>
      <w:r w:rsidR="00370C7B">
        <w:rPr>
          <w:rFonts w:ascii="Arial" w:hAnsi="Arial" w:cs="Arial"/>
          <w:sz w:val="20"/>
          <w:szCs w:val="20"/>
        </w:rPr>
        <w:t xml:space="preserve">after the </w:t>
      </w:r>
      <w:r w:rsidR="00343CCD">
        <w:rPr>
          <w:rFonts w:ascii="Arial" w:hAnsi="Arial" w:cs="Arial"/>
          <w:sz w:val="20"/>
          <w:szCs w:val="20"/>
        </w:rPr>
        <w:t>Class</w:t>
      </w:r>
      <w:r w:rsidR="00370C7B">
        <w:rPr>
          <w:rFonts w:ascii="Arial" w:hAnsi="Arial" w:cs="Arial"/>
          <w:sz w:val="20"/>
          <w:szCs w:val="20"/>
        </w:rPr>
        <w:t>. - This action is defined in the MDG parameters.</w:t>
      </w:r>
    </w:p>
    <w:p w14:paraId="43580358" w14:textId="4BDF67BE" w:rsidR="00343CCD" w:rsidRPr="00495A22" w:rsidRDefault="00343CCD" w:rsidP="00346802">
      <w:pPr>
        <w:pStyle w:val="ListParagraph"/>
        <w:numPr>
          <w:ilvl w:val="0"/>
          <w:numId w:val="13"/>
        </w:numPr>
        <w:spacing w:before="0" w:after="0" w:line="240" w:lineRule="auto"/>
        <w:jc w:val="both"/>
        <w:rPr>
          <w:rFonts w:ascii="Arial" w:hAnsi="Arial" w:cs="Arial"/>
          <w:sz w:val="20"/>
          <w:szCs w:val="20"/>
          <w:u w:val="single"/>
        </w:rPr>
      </w:pPr>
      <w:r>
        <w:rPr>
          <w:rFonts w:ascii="Arial" w:hAnsi="Arial" w:cs="Arial"/>
          <w:sz w:val="20"/>
          <w:szCs w:val="20"/>
        </w:rPr>
        <w:t>Non-OEM’s (Supplier/Vendor) part numbers and the manufacture name will be appended to both the short description and PO Text after the technical descriptions. - This action is defined in the MDG parameters.</w:t>
      </w:r>
    </w:p>
    <w:p w14:paraId="28B6C532" w14:textId="281A160D" w:rsidR="0022313B" w:rsidRPr="00DA2841" w:rsidRDefault="00356DBD" w:rsidP="00346802">
      <w:pPr>
        <w:pStyle w:val="ListParagraph"/>
        <w:numPr>
          <w:ilvl w:val="0"/>
          <w:numId w:val="13"/>
        </w:numPr>
        <w:spacing w:before="0" w:after="0"/>
        <w:jc w:val="both"/>
        <w:rPr>
          <w:rFonts w:ascii="Arial" w:hAnsi="Arial" w:cs="Arial"/>
          <w:sz w:val="20"/>
          <w:szCs w:val="20"/>
        </w:rPr>
      </w:pPr>
      <w:r w:rsidRPr="00DA2841">
        <w:rPr>
          <w:rFonts w:ascii="Arial" w:hAnsi="Arial" w:cs="Arial"/>
          <w:sz w:val="20"/>
          <w:szCs w:val="20"/>
        </w:rPr>
        <w:t xml:space="preserve">Internal Manufactured parts </w:t>
      </w:r>
      <w:r w:rsidR="00D14E08">
        <w:rPr>
          <w:rFonts w:ascii="Arial" w:hAnsi="Arial" w:cs="Arial"/>
          <w:sz w:val="20"/>
          <w:szCs w:val="20"/>
        </w:rPr>
        <w:t xml:space="preserve">that are manufactured </w:t>
      </w:r>
      <w:proofErr w:type="spellStart"/>
      <w:r w:rsidR="00D14E08">
        <w:rPr>
          <w:rFonts w:ascii="Arial" w:hAnsi="Arial" w:cs="Arial"/>
          <w:sz w:val="20"/>
          <w:szCs w:val="20"/>
        </w:rPr>
        <w:t>iaw</w:t>
      </w:r>
      <w:proofErr w:type="spellEnd"/>
      <w:r w:rsidR="00D14E08">
        <w:rPr>
          <w:rFonts w:ascii="Arial" w:hAnsi="Arial" w:cs="Arial"/>
          <w:sz w:val="20"/>
          <w:szCs w:val="20"/>
        </w:rPr>
        <w:t xml:space="preserve"> a Glencore drawing will have the drawing number captured in the Drawing number fields and appended to the Long description.</w:t>
      </w:r>
    </w:p>
    <w:p w14:paraId="7901D3D5" w14:textId="77777777" w:rsidR="006642E6" w:rsidRPr="00495A22" w:rsidRDefault="006642E6" w:rsidP="00495A22">
      <w:pPr>
        <w:spacing w:before="0" w:after="0"/>
        <w:ind w:left="144"/>
        <w:rPr>
          <w:rFonts w:ascii="Arial" w:hAnsi="Arial" w:cs="Arial"/>
          <w:sz w:val="20"/>
          <w:szCs w:val="20"/>
        </w:rPr>
      </w:pPr>
    </w:p>
    <w:p w14:paraId="11AC1F59" w14:textId="5738476B" w:rsidR="006642E6" w:rsidRPr="004A468A" w:rsidRDefault="006642E6" w:rsidP="00337824">
      <w:pPr>
        <w:pStyle w:val="Heading3"/>
        <w:numPr>
          <w:ilvl w:val="0"/>
          <w:numId w:val="2"/>
        </w:numPr>
        <w:spacing w:before="0" w:line="240" w:lineRule="auto"/>
        <w:rPr>
          <w:rFonts w:ascii="Arial" w:hAnsi="Arial" w:cs="Arial"/>
          <w:sz w:val="20"/>
          <w:szCs w:val="20"/>
          <w:u w:val="single"/>
        </w:rPr>
      </w:pPr>
      <w:bookmarkStart w:id="396" w:name="_Toc81569817"/>
      <w:r w:rsidRPr="004A468A">
        <w:rPr>
          <w:rFonts w:ascii="Arial" w:hAnsi="Arial" w:cs="Arial"/>
          <w:sz w:val="20"/>
          <w:szCs w:val="20"/>
          <w:u w:val="single"/>
        </w:rPr>
        <w:t>DRAWING NO</w:t>
      </w:r>
      <w:bookmarkEnd w:id="396"/>
    </w:p>
    <w:p w14:paraId="3B78B023" w14:textId="0E8AF5FE" w:rsidR="00CC66C8" w:rsidRPr="007659BB" w:rsidRDefault="006642E6" w:rsidP="00346802">
      <w:pPr>
        <w:pStyle w:val="ListParagraph"/>
        <w:numPr>
          <w:ilvl w:val="0"/>
          <w:numId w:val="14"/>
        </w:numPr>
        <w:spacing w:before="0" w:after="0"/>
        <w:jc w:val="both"/>
        <w:rPr>
          <w:rFonts w:ascii="Arial" w:hAnsi="Arial" w:cs="Arial"/>
          <w:sz w:val="20"/>
          <w:szCs w:val="20"/>
        </w:rPr>
      </w:pPr>
      <w:r w:rsidRPr="007659BB">
        <w:rPr>
          <w:rFonts w:ascii="Arial" w:hAnsi="Arial" w:cs="Arial"/>
          <w:sz w:val="20"/>
          <w:szCs w:val="20"/>
        </w:rPr>
        <w:t>These are always added to the Long description at the end of the Description.</w:t>
      </w:r>
    </w:p>
    <w:p w14:paraId="040BCC19" w14:textId="78534630" w:rsidR="005F19DD" w:rsidRPr="007659BB" w:rsidRDefault="005F19DD" w:rsidP="00346802">
      <w:pPr>
        <w:pStyle w:val="ListParagraph"/>
        <w:numPr>
          <w:ilvl w:val="0"/>
          <w:numId w:val="14"/>
        </w:numPr>
        <w:spacing w:before="0" w:after="0"/>
        <w:jc w:val="both"/>
        <w:rPr>
          <w:rFonts w:ascii="Arial" w:hAnsi="Arial" w:cs="Arial"/>
          <w:sz w:val="20"/>
          <w:szCs w:val="20"/>
        </w:rPr>
      </w:pPr>
      <w:r w:rsidRPr="007659BB">
        <w:rPr>
          <w:rFonts w:ascii="Arial" w:hAnsi="Arial" w:cs="Arial"/>
          <w:sz w:val="20"/>
          <w:szCs w:val="20"/>
        </w:rPr>
        <w:t xml:space="preserve">Internal </w:t>
      </w:r>
      <w:r w:rsidR="007659BB">
        <w:rPr>
          <w:rFonts w:ascii="Arial" w:hAnsi="Arial" w:cs="Arial"/>
          <w:sz w:val="20"/>
          <w:szCs w:val="20"/>
        </w:rPr>
        <w:t xml:space="preserve">Glencore </w:t>
      </w:r>
      <w:r w:rsidRPr="007659BB">
        <w:rPr>
          <w:rFonts w:ascii="Arial" w:hAnsi="Arial" w:cs="Arial"/>
          <w:sz w:val="20"/>
          <w:szCs w:val="20"/>
        </w:rPr>
        <w:t xml:space="preserve">Drawings numbers are the only </w:t>
      </w:r>
      <w:r w:rsidR="007659BB">
        <w:rPr>
          <w:rFonts w:ascii="Arial" w:hAnsi="Arial" w:cs="Arial"/>
          <w:sz w:val="20"/>
          <w:szCs w:val="20"/>
        </w:rPr>
        <w:t>drawings to be used in the short description.</w:t>
      </w:r>
    </w:p>
    <w:p w14:paraId="6AC488DE" w14:textId="6377381F" w:rsidR="006642E6" w:rsidRPr="007659BB" w:rsidRDefault="006642E6" w:rsidP="00346802">
      <w:pPr>
        <w:pStyle w:val="ListParagraph"/>
        <w:numPr>
          <w:ilvl w:val="1"/>
          <w:numId w:val="14"/>
        </w:numPr>
        <w:spacing w:before="0" w:after="0"/>
        <w:jc w:val="both"/>
        <w:rPr>
          <w:rFonts w:ascii="Arial" w:hAnsi="Arial" w:cs="Arial"/>
          <w:sz w:val="20"/>
          <w:szCs w:val="20"/>
        </w:rPr>
      </w:pPr>
      <w:r w:rsidRPr="007659BB">
        <w:rPr>
          <w:rFonts w:ascii="Arial" w:hAnsi="Arial" w:cs="Arial"/>
          <w:sz w:val="20"/>
          <w:szCs w:val="20"/>
        </w:rPr>
        <w:t xml:space="preserve">If items don’t have a part number and manufacturer but only </w:t>
      </w:r>
      <w:r w:rsidR="00BB67C3" w:rsidRPr="007659BB">
        <w:rPr>
          <w:rFonts w:ascii="Arial" w:hAnsi="Arial" w:cs="Arial"/>
          <w:sz w:val="20"/>
          <w:szCs w:val="20"/>
        </w:rPr>
        <w:t>an</w:t>
      </w:r>
      <w:r w:rsidRPr="007659BB">
        <w:rPr>
          <w:rFonts w:ascii="Arial" w:hAnsi="Arial" w:cs="Arial"/>
          <w:sz w:val="20"/>
          <w:szCs w:val="20"/>
        </w:rPr>
        <w:t xml:space="preserve"> </w:t>
      </w:r>
      <w:r w:rsidR="00356DBD" w:rsidRPr="007659BB">
        <w:rPr>
          <w:rFonts w:ascii="Arial" w:hAnsi="Arial" w:cs="Arial"/>
          <w:sz w:val="20"/>
          <w:szCs w:val="20"/>
        </w:rPr>
        <w:t xml:space="preserve">internal </w:t>
      </w:r>
      <w:r w:rsidRPr="007659BB">
        <w:rPr>
          <w:rFonts w:ascii="Arial" w:hAnsi="Arial" w:cs="Arial"/>
          <w:sz w:val="20"/>
          <w:szCs w:val="20"/>
        </w:rPr>
        <w:t>drawing</w:t>
      </w:r>
      <w:r w:rsidR="00356DBD" w:rsidRPr="007659BB">
        <w:rPr>
          <w:rFonts w:ascii="Arial" w:hAnsi="Arial" w:cs="Arial"/>
          <w:sz w:val="20"/>
          <w:szCs w:val="20"/>
        </w:rPr>
        <w:t xml:space="preserve"> </w:t>
      </w:r>
      <w:r w:rsidR="005F19DD" w:rsidRPr="007659BB">
        <w:rPr>
          <w:rFonts w:ascii="Arial" w:hAnsi="Arial" w:cs="Arial"/>
          <w:sz w:val="20"/>
          <w:szCs w:val="20"/>
        </w:rPr>
        <w:t>number</w:t>
      </w:r>
      <w:r w:rsidR="007659BB">
        <w:rPr>
          <w:rFonts w:ascii="Arial" w:hAnsi="Arial" w:cs="Arial"/>
          <w:sz w:val="20"/>
          <w:szCs w:val="20"/>
        </w:rPr>
        <w:t>,</w:t>
      </w:r>
      <w:r w:rsidRPr="007659BB">
        <w:rPr>
          <w:rFonts w:ascii="Arial" w:hAnsi="Arial" w:cs="Arial"/>
          <w:sz w:val="20"/>
          <w:szCs w:val="20"/>
        </w:rPr>
        <w:t xml:space="preserve"> </w:t>
      </w:r>
      <w:r w:rsidR="00356DBD" w:rsidRPr="007659BB">
        <w:rPr>
          <w:rFonts w:ascii="Arial" w:hAnsi="Arial" w:cs="Arial"/>
          <w:sz w:val="20"/>
          <w:szCs w:val="20"/>
        </w:rPr>
        <w:t>these may b</w:t>
      </w:r>
      <w:r w:rsidRPr="007659BB">
        <w:rPr>
          <w:rFonts w:ascii="Arial" w:hAnsi="Arial" w:cs="Arial"/>
          <w:sz w:val="20"/>
          <w:szCs w:val="20"/>
        </w:rPr>
        <w:t xml:space="preserve">e added in the short description following the </w:t>
      </w:r>
      <w:r w:rsidR="00141000" w:rsidRPr="007659BB">
        <w:rPr>
          <w:rFonts w:ascii="Arial" w:hAnsi="Arial" w:cs="Arial"/>
          <w:sz w:val="20"/>
          <w:szCs w:val="20"/>
        </w:rPr>
        <w:t>Class</w:t>
      </w:r>
      <w:r w:rsidRPr="007659BB">
        <w:rPr>
          <w:rFonts w:ascii="Arial" w:hAnsi="Arial" w:cs="Arial"/>
          <w:sz w:val="20"/>
          <w:szCs w:val="20"/>
        </w:rPr>
        <w:t>.</w:t>
      </w:r>
    </w:p>
    <w:p w14:paraId="5293EBA9" w14:textId="5CFC04E1" w:rsidR="006642E6" w:rsidRPr="007659BB" w:rsidRDefault="006642E6" w:rsidP="00346802">
      <w:pPr>
        <w:pStyle w:val="ListParagraph"/>
        <w:numPr>
          <w:ilvl w:val="0"/>
          <w:numId w:val="14"/>
        </w:numPr>
        <w:spacing w:before="0" w:after="0"/>
        <w:jc w:val="both"/>
        <w:rPr>
          <w:rFonts w:ascii="Arial" w:hAnsi="Arial" w:cs="Arial"/>
          <w:sz w:val="20"/>
          <w:szCs w:val="20"/>
        </w:rPr>
      </w:pPr>
      <w:r w:rsidRPr="007659BB">
        <w:rPr>
          <w:rFonts w:ascii="Arial" w:hAnsi="Arial" w:cs="Arial"/>
          <w:sz w:val="20"/>
          <w:szCs w:val="20"/>
        </w:rPr>
        <w:t xml:space="preserve">Remember drawings are for a specific item to be made, regardless of the Material.  The material must be </w:t>
      </w:r>
      <w:r w:rsidR="00803188" w:rsidRPr="007659BB">
        <w:rPr>
          <w:rFonts w:ascii="Arial" w:hAnsi="Arial" w:cs="Arial"/>
          <w:sz w:val="20"/>
          <w:szCs w:val="20"/>
        </w:rPr>
        <w:t>captured</w:t>
      </w:r>
      <w:r w:rsidRPr="007659BB">
        <w:rPr>
          <w:rFonts w:ascii="Arial" w:hAnsi="Arial" w:cs="Arial"/>
          <w:sz w:val="20"/>
          <w:szCs w:val="20"/>
        </w:rPr>
        <w:t xml:space="preserve"> as part of the description (</w:t>
      </w:r>
      <w:r w:rsidR="0066046D" w:rsidRPr="007659BB">
        <w:rPr>
          <w:rFonts w:ascii="Arial" w:hAnsi="Arial" w:cs="Arial"/>
          <w:sz w:val="20"/>
          <w:szCs w:val="20"/>
        </w:rPr>
        <w:t>Val</w:t>
      </w:r>
      <w:r w:rsidR="00283103" w:rsidRPr="007659BB">
        <w:rPr>
          <w:rFonts w:ascii="Arial" w:hAnsi="Arial" w:cs="Arial"/>
          <w:sz w:val="20"/>
          <w:szCs w:val="20"/>
        </w:rPr>
        <w:t>ue</w:t>
      </w:r>
      <w:r w:rsidRPr="007659BB">
        <w:rPr>
          <w:rFonts w:ascii="Arial" w:hAnsi="Arial" w:cs="Arial"/>
          <w:sz w:val="20"/>
          <w:szCs w:val="20"/>
        </w:rPr>
        <w:t>)</w:t>
      </w:r>
      <w:r w:rsidR="009D46D0" w:rsidRPr="007659BB">
        <w:rPr>
          <w:rFonts w:ascii="Arial" w:hAnsi="Arial" w:cs="Arial"/>
          <w:sz w:val="20"/>
          <w:szCs w:val="20"/>
        </w:rPr>
        <w:t xml:space="preserve"> in both the Short and Long Description before the drawing no.</w:t>
      </w:r>
    </w:p>
    <w:p w14:paraId="4773AB2F" w14:textId="3E4FA703" w:rsidR="006642E6" w:rsidRPr="004A468A" w:rsidRDefault="006642E6" w:rsidP="00495A22">
      <w:pPr>
        <w:spacing w:before="0" w:after="0"/>
        <w:ind w:left="144"/>
        <w:rPr>
          <w:rFonts w:ascii="Arial" w:hAnsi="Arial" w:cs="Arial"/>
          <w:sz w:val="20"/>
          <w:szCs w:val="20"/>
        </w:rPr>
      </w:pPr>
    </w:p>
    <w:p w14:paraId="56F5E4A0" w14:textId="7465E5C0" w:rsidR="0022313B" w:rsidRPr="004A468A" w:rsidRDefault="00343CCD" w:rsidP="00337824">
      <w:pPr>
        <w:pStyle w:val="Heading3"/>
        <w:numPr>
          <w:ilvl w:val="0"/>
          <w:numId w:val="2"/>
        </w:numPr>
        <w:spacing w:before="0" w:line="240" w:lineRule="auto"/>
        <w:rPr>
          <w:rFonts w:ascii="Arial" w:hAnsi="Arial" w:cs="Arial"/>
          <w:sz w:val="20"/>
          <w:szCs w:val="20"/>
          <w:u w:val="single"/>
        </w:rPr>
      </w:pPr>
      <w:bookmarkStart w:id="397" w:name="_Toc81569818"/>
      <w:r>
        <w:rPr>
          <w:rFonts w:ascii="Arial" w:hAnsi="Arial" w:cs="Arial"/>
          <w:sz w:val="20"/>
          <w:szCs w:val="20"/>
          <w:u w:val="single"/>
        </w:rPr>
        <w:t>CHARACTERISTICS</w:t>
      </w:r>
      <w:bookmarkEnd w:id="397"/>
    </w:p>
    <w:p w14:paraId="4EF8CDFD" w14:textId="783D542E" w:rsidR="00D54291" w:rsidRPr="004A468A" w:rsidRDefault="00343CCD" w:rsidP="00374966">
      <w:pPr>
        <w:spacing w:before="0" w:after="0"/>
        <w:ind w:left="144"/>
        <w:rPr>
          <w:rFonts w:ascii="Arial" w:hAnsi="Arial" w:cs="Arial"/>
          <w:sz w:val="20"/>
          <w:szCs w:val="20"/>
        </w:rPr>
      </w:pPr>
      <w:r>
        <w:rPr>
          <w:rFonts w:ascii="Arial" w:hAnsi="Arial" w:cs="Arial"/>
          <w:sz w:val="20"/>
          <w:szCs w:val="20"/>
        </w:rPr>
        <w:t>Characteristics</w:t>
      </w:r>
      <w:r w:rsidRPr="004A468A">
        <w:rPr>
          <w:rFonts w:ascii="Arial" w:hAnsi="Arial" w:cs="Arial"/>
          <w:sz w:val="20"/>
          <w:szCs w:val="20"/>
        </w:rPr>
        <w:t xml:space="preserve"> </w:t>
      </w:r>
      <w:r w:rsidR="00C1752E" w:rsidRPr="004A468A">
        <w:rPr>
          <w:rFonts w:ascii="Arial" w:hAnsi="Arial" w:cs="Arial"/>
          <w:sz w:val="20"/>
          <w:szCs w:val="20"/>
        </w:rPr>
        <w:t xml:space="preserve">is information that defines the item more specifically. </w:t>
      </w:r>
      <w:r>
        <w:rPr>
          <w:rFonts w:ascii="Arial" w:hAnsi="Arial" w:cs="Arial"/>
          <w:sz w:val="20"/>
          <w:szCs w:val="20"/>
        </w:rPr>
        <w:t>Characteristics</w:t>
      </w:r>
      <w:r w:rsidRPr="004A468A">
        <w:rPr>
          <w:rFonts w:ascii="Arial" w:hAnsi="Arial" w:cs="Arial"/>
          <w:sz w:val="20"/>
          <w:szCs w:val="20"/>
        </w:rPr>
        <w:t xml:space="preserve"> </w:t>
      </w:r>
      <w:r w:rsidR="00141000">
        <w:rPr>
          <w:rFonts w:ascii="Arial" w:hAnsi="Arial" w:cs="Arial"/>
          <w:sz w:val="20"/>
          <w:szCs w:val="20"/>
        </w:rPr>
        <w:t>are part of the taxonomy and are defined within classification accordingly.</w:t>
      </w:r>
    </w:p>
    <w:p w14:paraId="2A52BD72" w14:textId="62396952" w:rsidR="009D46D0" w:rsidRPr="004A468A" w:rsidRDefault="009D46D0" w:rsidP="00495A22">
      <w:pPr>
        <w:spacing w:before="0" w:after="0" w:line="240" w:lineRule="auto"/>
        <w:ind w:left="144"/>
        <w:jc w:val="both"/>
        <w:rPr>
          <w:rFonts w:ascii="Arial" w:hAnsi="Arial" w:cs="Arial"/>
          <w:sz w:val="20"/>
          <w:szCs w:val="20"/>
          <w:highlight w:val="yellow"/>
          <w:lang w:val="en-GB"/>
        </w:rPr>
      </w:pPr>
    </w:p>
    <w:p w14:paraId="16233BD8" w14:textId="63D36192" w:rsidR="00AD62F6" w:rsidRPr="00495A22" w:rsidRDefault="00343CCD" w:rsidP="00337824">
      <w:pPr>
        <w:pStyle w:val="Heading3"/>
        <w:numPr>
          <w:ilvl w:val="0"/>
          <w:numId w:val="2"/>
        </w:numPr>
        <w:spacing w:before="0" w:line="240" w:lineRule="auto"/>
        <w:rPr>
          <w:rFonts w:ascii="Arial" w:hAnsi="Arial" w:cs="Arial"/>
          <w:sz w:val="20"/>
          <w:szCs w:val="20"/>
          <w:u w:val="single"/>
        </w:rPr>
      </w:pPr>
      <w:bookmarkStart w:id="398" w:name="_Toc5348491"/>
      <w:bookmarkStart w:id="399" w:name="_Toc5349174"/>
      <w:bookmarkStart w:id="400" w:name="_Toc5353184"/>
      <w:bookmarkStart w:id="401" w:name="_Toc5353309"/>
      <w:bookmarkStart w:id="402" w:name="_Toc5360842"/>
      <w:bookmarkStart w:id="403" w:name="_Toc5363730"/>
      <w:bookmarkStart w:id="404" w:name="_Toc5369929"/>
      <w:bookmarkStart w:id="405" w:name="_Toc5371348"/>
      <w:bookmarkStart w:id="406" w:name="_Toc5607940"/>
      <w:bookmarkStart w:id="407" w:name="_Toc5611482"/>
      <w:bookmarkStart w:id="408" w:name="_Toc5618544"/>
      <w:bookmarkStart w:id="409" w:name="_Toc5691011"/>
      <w:bookmarkStart w:id="410" w:name="_Toc5691320"/>
      <w:bookmarkStart w:id="411" w:name="_Toc5709188"/>
      <w:bookmarkStart w:id="412" w:name="_Toc5709495"/>
      <w:bookmarkStart w:id="413" w:name="_Toc5716115"/>
      <w:bookmarkStart w:id="414" w:name="_Toc5786447"/>
      <w:bookmarkStart w:id="415" w:name="_Toc5786773"/>
      <w:bookmarkStart w:id="416" w:name="_Toc7080620"/>
      <w:bookmarkStart w:id="417" w:name="_Toc7099609"/>
      <w:bookmarkStart w:id="418" w:name="_Toc7156984"/>
      <w:bookmarkStart w:id="419" w:name="_Toc7157361"/>
      <w:bookmarkStart w:id="420" w:name="_Toc7165080"/>
      <w:bookmarkStart w:id="421" w:name="_Toc7444947"/>
      <w:bookmarkStart w:id="422" w:name="_Toc7499654"/>
      <w:bookmarkStart w:id="423" w:name="_Toc7503118"/>
      <w:bookmarkStart w:id="424" w:name="_Toc7503753"/>
      <w:bookmarkStart w:id="425" w:name="_Toc7504388"/>
      <w:bookmarkStart w:id="426" w:name="_Toc7505023"/>
      <w:bookmarkStart w:id="427" w:name="_Toc7522037"/>
      <w:bookmarkStart w:id="428" w:name="_Toc7698780"/>
      <w:bookmarkStart w:id="429" w:name="_Toc7699441"/>
      <w:bookmarkStart w:id="430" w:name="_Toc7720509"/>
      <w:bookmarkStart w:id="431" w:name="_Toc8724768"/>
      <w:bookmarkStart w:id="432" w:name="_Toc8741221"/>
      <w:bookmarkStart w:id="433" w:name="_Toc10789382"/>
      <w:bookmarkStart w:id="434" w:name="_Toc11060229"/>
      <w:bookmarkStart w:id="435" w:name="_Toc11065057"/>
      <w:bookmarkStart w:id="436" w:name="_Toc11125633"/>
      <w:bookmarkStart w:id="437" w:name="_Toc11385084"/>
      <w:bookmarkStart w:id="438" w:name="_Toc11738935"/>
      <w:bookmarkStart w:id="439" w:name="_Toc14776158"/>
      <w:bookmarkStart w:id="440" w:name="_Toc14956508"/>
      <w:bookmarkStart w:id="441" w:name="_Toc15979331"/>
      <w:bookmarkStart w:id="442" w:name="_Toc5348492"/>
      <w:bookmarkStart w:id="443" w:name="_Toc5349175"/>
      <w:bookmarkStart w:id="444" w:name="_Toc5353185"/>
      <w:bookmarkStart w:id="445" w:name="_Toc5353310"/>
      <w:bookmarkStart w:id="446" w:name="_Toc5360843"/>
      <w:bookmarkStart w:id="447" w:name="_Toc5363731"/>
      <w:bookmarkStart w:id="448" w:name="_Toc5369930"/>
      <w:bookmarkStart w:id="449" w:name="_Toc5371349"/>
      <w:bookmarkStart w:id="450" w:name="_Toc5607941"/>
      <w:bookmarkStart w:id="451" w:name="_Toc5611483"/>
      <w:bookmarkStart w:id="452" w:name="_Toc5618545"/>
      <w:bookmarkStart w:id="453" w:name="_Toc5691012"/>
      <w:bookmarkStart w:id="454" w:name="_Toc5691321"/>
      <w:bookmarkStart w:id="455" w:name="_Toc5709189"/>
      <w:bookmarkStart w:id="456" w:name="_Toc5709496"/>
      <w:bookmarkStart w:id="457" w:name="_Toc5716116"/>
      <w:bookmarkStart w:id="458" w:name="_Toc5786448"/>
      <w:bookmarkStart w:id="459" w:name="_Toc5786774"/>
      <w:bookmarkStart w:id="460" w:name="_Toc7080621"/>
      <w:bookmarkStart w:id="461" w:name="_Toc7099610"/>
      <w:bookmarkStart w:id="462" w:name="_Toc7156985"/>
      <w:bookmarkStart w:id="463" w:name="_Toc7157362"/>
      <w:bookmarkStart w:id="464" w:name="_Toc7165081"/>
      <w:bookmarkStart w:id="465" w:name="_Toc7444948"/>
      <w:bookmarkStart w:id="466" w:name="_Toc7499655"/>
      <w:bookmarkStart w:id="467" w:name="_Toc7503119"/>
      <w:bookmarkStart w:id="468" w:name="_Toc7503754"/>
      <w:bookmarkStart w:id="469" w:name="_Toc7504389"/>
      <w:bookmarkStart w:id="470" w:name="_Toc7505024"/>
      <w:bookmarkStart w:id="471" w:name="_Toc7522038"/>
      <w:bookmarkStart w:id="472" w:name="_Toc7698781"/>
      <w:bookmarkStart w:id="473" w:name="_Toc7699442"/>
      <w:bookmarkStart w:id="474" w:name="_Toc7720510"/>
      <w:bookmarkStart w:id="475" w:name="_Toc8724769"/>
      <w:bookmarkStart w:id="476" w:name="_Toc8741222"/>
      <w:bookmarkStart w:id="477" w:name="_Toc10789383"/>
      <w:bookmarkStart w:id="478" w:name="_Toc11060230"/>
      <w:bookmarkStart w:id="479" w:name="_Toc11065058"/>
      <w:bookmarkStart w:id="480" w:name="_Toc11125634"/>
      <w:bookmarkStart w:id="481" w:name="_Toc11385085"/>
      <w:bookmarkStart w:id="482" w:name="_Toc11738936"/>
      <w:bookmarkStart w:id="483" w:name="_Toc14776159"/>
      <w:bookmarkStart w:id="484" w:name="_Toc14956509"/>
      <w:bookmarkStart w:id="485" w:name="_Toc15979332"/>
      <w:bookmarkStart w:id="486" w:name="_Toc5198150"/>
      <w:bookmarkStart w:id="487" w:name="_Toc5198223"/>
      <w:bookmarkStart w:id="488" w:name="_Toc5198291"/>
      <w:bookmarkStart w:id="489" w:name="_Toc5198359"/>
      <w:bookmarkStart w:id="490" w:name="_Toc5198427"/>
      <w:bookmarkStart w:id="491" w:name="_Toc5198495"/>
      <w:bookmarkStart w:id="492" w:name="_Toc5270743"/>
      <w:bookmarkStart w:id="493" w:name="_Toc5271082"/>
      <w:bookmarkStart w:id="494" w:name="_Toc5279899"/>
      <w:bookmarkStart w:id="495" w:name="_Toc5348493"/>
      <w:bookmarkStart w:id="496" w:name="_Toc5349176"/>
      <w:bookmarkStart w:id="497" w:name="_Toc5353186"/>
      <w:bookmarkStart w:id="498" w:name="_Toc5353311"/>
      <w:bookmarkStart w:id="499" w:name="_Toc5360844"/>
      <w:bookmarkStart w:id="500" w:name="_Toc5363732"/>
      <w:bookmarkStart w:id="501" w:name="_Toc5369931"/>
      <w:bookmarkStart w:id="502" w:name="_Toc5371350"/>
      <w:bookmarkStart w:id="503" w:name="_Toc5607942"/>
      <w:bookmarkStart w:id="504" w:name="_Toc5611484"/>
      <w:bookmarkStart w:id="505" w:name="_Toc5618546"/>
      <w:bookmarkStart w:id="506" w:name="_Toc5691013"/>
      <w:bookmarkStart w:id="507" w:name="_Toc5691322"/>
      <w:bookmarkStart w:id="508" w:name="_Toc5709190"/>
      <w:bookmarkStart w:id="509" w:name="_Toc5709497"/>
      <w:bookmarkStart w:id="510" w:name="_Toc5716117"/>
      <w:bookmarkStart w:id="511" w:name="_Toc5786449"/>
      <w:bookmarkStart w:id="512" w:name="_Toc5786775"/>
      <w:bookmarkStart w:id="513" w:name="_Toc7080622"/>
      <w:bookmarkStart w:id="514" w:name="_Toc7099611"/>
      <w:bookmarkStart w:id="515" w:name="_Toc7156986"/>
      <w:bookmarkStart w:id="516" w:name="_Toc7157363"/>
      <w:bookmarkStart w:id="517" w:name="_Toc7165082"/>
      <w:bookmarkStart w:id="518" w:name="_Toc7444949"/>
      <w:bookmarkStart w:id="519" w:name="_Toc7499656"/>
      <w:bookmarkStart w:id="520" w:name="_Toc7503120"/>
      <w:bookmarkStart w:id="521" w:name="_Toc7503755"/>
      <w:bookmarkStart w:id="522" w:name="_Toc7504390"/>
      <w:bookmarkStart w:id="523" w:name="_Toc7505025"/>
      <w:bookmarkStart w:id="524" w:name="_Toc7522039"/>
      <w:bookmarkStart w:id="525" w:name="_Toc7698782"/>
      <w:bookmarkStart w:id="526" w:name="_Toc7699443"/>
      <w:bookmarkStart w:id="527" w:name="_Toc7720511"/>
      <w:bookmarkStart w:id="528" w:name="_Toc8724770"/>
      <w:bookmarkStart w:id="529" w:name="_Toc8741223"/>
      <w:bookmarkStart w:id="530" w:name="_Toc10789384"/>
      <w:bookmarkStart w:id="531" w:name="_Toc11060231"/>
      <w:bookmarkStart w:id="532" w:name="_Toc11065059"/>
      <w:bookmarkStart w:id="533" w:name="_Toc11125635"/>
      <w:bookmarkStart w:id="534" w:name="_Toc11385086"/>
      <w:bookmarkStart w:id="535" w:name="_Toc11738937"/>
      <w:bookmarkStart w:id="536" w:name="_Toc14776160"/>
      <w:bookmarkStart w:id="537" w:name="_Toc14956510"/>
      <w:bookmarkStart w:id="538" w:name="_Toc15979333"/>
      <w:bookmarkStart w:id="539" w:name="_Toc81569819"/>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r>
        <w:rPr>
          <w:rFonts w:ascii="Arial" w:hAnsi="Arial" w:cs="Arial"/>
          <w:sz w:val="20"/>
          <w:szCs w:val="20"/>
          <w:u w:val="single"/>
        </w:rPr>
        <w:t>ADDITIONAL FEATURES</w:t>
      </w:r>
      <w:bookmarkEnd w:id="539"/>
    </w:p>
    <w:p w14:paraId="4FC46C1F" w14:textId="63FFBBB1" w:rsidR="00D64AA2" w:rsidRPr="00495A22" w:rsidRDefault="008E1396" w:rsidP="00374966">
      <w:pPr>
        <w:spacing w:before="0" w:after="0" w:line="240" w:lineRule="auto"/>
        <w:ind w:left="144"/>
        <w:jc w:val="both"/>
        <w:rPr>
          <w:rFonts w:ascii="Arial" w:hAnsi="Arial" w:cs="Arial"/>
          <w:sz w:val="20"/>
          <w:szCs w:val="20"/>
          <w:lang w:val="en-GB"/>
        </w:rPr>
      </w:pPr>
      <w:r w:rsidRPr="00495A22">
        <w:rPr>
          <w:rFonts w:ascii="Arial" w:hAnsi="Arial" w:cs="Arial"/>
          <w:sz w:val="20"/>
          <w:szCs w:val="20"/>
          <w:lang w:val="en-GB"/>
        </w:rPr>
        <w:t>Refers to something i</w:t>
      </w:r>
      <w:r w:rsidR="00676A28" w:rsidRPr="00495A22">
        <w:rPr>
          <w:rFonts w:ascii="Arial" w:hAnsi="Arial" w:cs="Arial"/>
          <w:sz w:val="20"/>
          <w:szCs w:val="20"/>
          <w:lang w:val="en-GB"/>
        </w:rPr>
        <w:t xml:space="preserve">mportant </w:t>
      </w:r>
      <w:r w:rsidR="005B4671" w:rsidRPr="00495A22">
        <w:rPr>
          <w:rFonts w:ascii="Arial" w:hAnsi="Arial" w:cs="Arial"/>
          <w:sz w:val="20"/>
          <w:szCs w:val="20"/>
          <w:lang w:val="en-GB"/>
        </w:rPr>
        <w:t xml:space="preserve">that </w:t>
      </w:r>
      <w:r w:rsidR="00676A28" w:rsidRPr="00495A22">
        <w:rPr>
          <w:rFonts w:ascii="Arial" w:hAnsi="Arial" w:cs="Arial"/>
          <w:sz w:val="20"/>
          <w:szCs w:val="20"/>
          <w:lang w:val="en-GB"/>
        </w:rPr>
        <w:t xml:space="preserve">we want to add and </w:t>
      </w:r>
      <w:r w:rsidR="005B4671" w:rsidRPr="00495A22">
        <w:rPr>
          <w:rFonts w:ascii="Arial" w:hAnsi="Arial" w:cs="Arial"/>
          <w:sz w:val="20"/>
          <w:szCs w:val="20"/>
          <w:lang w:val="en-GB"/>
        </w:rPr>
        <w:t>which</w:t>
      </w:r>
      <w:r w:rsidRPr="00495A22">
        <w:rPr>
          <w:rFonts w:ascii="Arial" w:hAnsi="Arial" w:cs="Arial"/>
          <w:sz w:val="20"/>
          <w:szCs w:val="20"/>
          <w:lang w:val="en-GB"/>
        </w:rPr>
        <w:t xml:space="preserve"> is not covered in the </w:t>
      </w:r>
      <w:r w:rsidR="00343CCD">
        <w:rPr>
          <w:rFonts w:ascii="Arial" w:hAnsi="Arial" w:cs="Arial"/>
          <w:sz w:val="20"/>
          <w:szCs w:val="20"/>
        </w:rPr>
        <w:t>Characteristics</w:t>
      </w:r>
      <w:r w:rsidR="00343CCD" w:rsidRPr="004A468A">
        <w:rPr>
          <w:rFonts w:ascii="Arial" w:hAnsi="Arial" w:cs="Arial"/>
          <w:sz w:val="20"/>
          <w:szCs w:val="20"/>
        </w:rPr>
        <w:t xml:space="preserve"> </w:t>
      </w:r>
      <w:r w:rsidR="007659BB">
        <w:rPr>
          <w:rFonts w:ascii="Arial" w:hAnsi="Arial" w:cs="Arial"/>
          <w:sz w:val="20"/>
          <w:szCs w:val="20"/>
          <w:lang w:val="en-GB"/>
        </w:rPr>
        <w:t>(template)</w:t>
      </w:r>
      <w:r w:rsidR="00BB67C3" w:rsidRPr="004A468A">
        <w:rPr>
          <w:rFonts w:ascii="Arial" w:hAnsi="Arial" w:cs="Arial"/>
          <w:sz w:val="20"/>
          <w:szCs w:val="20"/>
          <w:lang w:val="en-GB"/>
        </w:rPr>
        <w:t>.</w:t>
      </w:r>
    </w:p>
    <w:p w14:paraId="3D74CC2F" w14:textId="155DFF69" w:rsidR="00D64AA2" w:rsidRDefault="00141000" w:rsidP="00374966">
      <w:pPr>
        <w:spacing w:before="0" w:after="0" w:line="240" w:lineRule="auto"/>
        <w:ind w:left="144"/>
        <w:jc w:val="both"/>
        <w:rPr>
          <w:rFonts w:ascii="Arial" w:hAnsi="Arial" w:cs="Arial"/>
          <w:sz w:val="20"/>
          <w:szCs w:val="20"/>
          <w:lang w:val="en-GB"/>
        </w:rPr>
      </w:pPr>
      <w:r>
        <w:rPr>
          <w:rFonts w:ascii="Arial" w:hAnsi="Arial" w:cs="Arial"/>
          <w:sz w:val="20"/>
          <w:szCs w:val="20"/>
          <w:lang w:val="en-GB"/>
        </w:rPr>
        <w:lastRenderedPageBreak/>
        <w:t>E</w:t>
      </w:r>
      <w:r w:rsidR="003D7FAF" w:rsidRPr="00495A22">
        <w:rPr>
          <w:rFonts w:ascii="Arial" w:hAnsi="Arial" w:cs="Arial"/>
          <w:sz w:val="20"/>
          <w:szCs w:val="20"/>
          <w:lang w:val="en-GB"/>
        </w:rPr>
        <w:t xml:space="preserve">xample, we have </w:t>
      </w:r>
      <w:r w:rsidR="007163A6" w:rsidRPr="00495A22">
        <w:rPr>
          <w:rFonts w:ascii="Arial" w:hAnsi="Arial" w:cs="Arial"/>
          <w:sz w:val="20"/>
          <w:szCs w:val="20"/>
          <w:lang w:val="en-GB"/>
        </w:rPr>
        <w:t>a motor which</w:t>
      </w:r>
      <w:r w:rsidR="008103F6" w:rsidRPr="00495A22">
        <w:rPr>
          <w:rFonts w:ascii="Arial" w:hAnsi="Arial" w:cs="Arial"/>
          <w:sz w:val="20"/>
          <w:szCs w:val="20"/>
          <w:lang w:val="en-GB"/>
        </w:rPr>
        <w:t xml:space="preserve"> needs to </w:t>
      </w:r>
      <w:r>
        <w:rPr>
          <w:rFonts w:ascii="Arial" w:hAnsi="Arial" w:cs="Arial"/>
          <w:sz w:val="20"/>
          <w:szCs w:val="20"/>
          <w:lang w:val="en-GB"/>
        </w:rPr>
        <w:t>be supplied with</w:t>
      </w:r>
      <w:r w:rsidR="008103F6" w:rsidRPr="00495A22">
        <w:rPr>
          <w:rFonts w:ascii="Arial" w:hAnsi="Arial" w:cs="Arial"/>
          <w:sz w:val="20"/>
          <w:szCs w:val="20"/>
          <w:lang w:val="en-GB"/>
        </w:rPr>
        <w:t xml:space="preserve"> a </w:t>
      </w:r>
      <w:r w:rsidR="00EE3A37">
        <w:rPr>
          <w:rFonts w:ascii="Arial" w:hAnsi="Arial" w:cs="Arial"/>
          <w:sz w:val="20"/>
          <w:szCs w:val="20"/>
          <w:lang w:val="en-GB"/>
        </w:rPr>
        <w:t>Spur</w:t>
      </w:r>
      <w:r w:rsidR="008103F6" w:rsidRPr="00495A22">
        <w:rPr>
          <w:rFonts w:ascii="Arial" w:hAnsi="Arial" w:cs="Arial"/>
          <w:sz w:val="20"/>
          <w:szCs w:val="20"/>
          <w:lang w:val="en-GB"/>
        </w:rPr>
        <w:t xml:space="preserve"> gear.</w:t>
      </w:r>
      <w:r w:rsidR="005B4329" w:rsidRPr="004A468A">
        <w:rPr>
          <w:rFonts w:ascii="Arial" w:hAnsi="Arial" w:cs="Arial"/>
          <w:sz w:val="20"/>
          <w:szCs w:val="20"/>
          <w:lang w:val="en-GB"/>
        </w:rPr>
        <w:t xml:space="preserve">  This is normally captured in the long descriptions with the Prefix C/W (comes with)</w:t>
      </w:r>
      <w:r w:rsidR="00564F14" w:rsidRPr="004A468A">
        <w:rPr>
          <w:rFonts w:ascii="Arial" w:hAnsi="Arial" w:cs="Arial"/>
          <w:sz w:val="20"/>
          <w:szCs w:val="20"/>
          <w:lang w:val="en-GB"/>
        </w:rPr>
        <w:t>.</w:t>
      </w:r>
    </w:p>
    <w:p w14:paraId="521C1B03" w14:textId="38532A02" w:rsidR="006E7846" w:rsidRDefault="006E7846" w:rsidP="00374966">
      <w:pPr>
        <w:spacing w:before="0" w:after="0" w:line="240" w:lineRule="auto"/>
        <w:ind w:left="144"/>
        <w:jc w:val="both"/>
        <w:rPr>
          <w:rFonts w:ascii="Arial" w:hAnsi="Arial" w:cs="Arial"/>
          <w:sz w:val="20"/>
          <w:szCs w:val="20"/>
          <w:lang w:val="en-GB"/>
        </w:rPr>
      </w:pPr>
      <w:r>
        <w:rPr>
          <w:rFonts w:ascii="Arial" w:hAnsi="Arial" w:cs="Arial"/>
          <w:sz w:val="20"/>
          <w:szCs w:val="20"/>
          <w:lang w:val="en-GB"/>
        </w:rPr>
        <w:t>This information that is required in the descriptions but for which there is no characteristics into which the information can be captured, is to be captured in the characteristic “Additional Features”.</w:t>
      </w:r>
    </w:p>
    <w:p w14:paraId="697F4DBD" w14:textId="5D4CA96A" w:rsidR="006E7846" w:rsidRDefault="006E7846" w:rsidP="00374966">
      <w:pPr>
        <w:spacing w:before="0" w:after="0" w:line="240" w:lineRule="auto"/>
        <w:ind w:left="144"/>
        <w:jc w:val="both"/>
        <w:rPr>
          <w:rFonts w:ascii="Arial" w:hAnsi="Arial" w:cs="Arial"/>
          <w:sz w:val="20"/>
          <w:szCs w:val="20"/>
          <w:lang w:val="en-GB"/>
        </w:rPr>
      </w:pPr>
      <w:r>
        <w:rPr>
          <w:rFonts w:ascii="Arial" w:hAnsi="Arial" w:cs="Arial"/>
          <w:sz w:val="20"/>
          <w:szCs w:val="20"/>
          <w:lang w:val="en-GB"/>
        </w:rPr>
        <w:t xml:space="preserve">There are 3 “Additional Features” characteristics per template. One each for </w:t>
      </w:r>
      <w:r w:rsidR="009B5701">
        <w:rPr>
          <w:rFonts w:ascii="Arial" w:hAnsi="Arial" w:cs="Arial"/>
          <w:sz w:val="20"/>
          <w:szCs w:val="20"/>
          <w:lang w:val="en-GB"/>
        </w:rPr>
        <w:t>English (EN), Spanish (ES) and French (FR).</w:t>
      </w:r>
    </w:p>
    <w:p w14:paraId="610C38F3" w14:textId="055B175C" w:rsidR="009B5701" w:rsidRDefault="009B5701" w:rsidP="00495A22">
      <w:pPr>
        <w:spacing w:before="0" w:after="0" w:line="240" w:lineRule="auto"/>
        <w:jc w:val="both"/>
        <w:rPr>
          <w:rFonts w:ascii="Arial" w:hAnsi="Arial" w:cs="Arial"/>
          <w:sz w:val="20"/>
          <w:szCs w:val="20"/>
          <w:lang w:val="en-GB"/>
        </w:rPr>
      </w:pPr>
    </w:p>
    <w:p w14:paraId="710F3B45" w14:textId="292ACAB7" w:rsidR="009B5701" w:rsidRPr="009B5701" w:rsidRDefault="009B5701" w:rsidP="00337824">
      <w:pPr>
        <w:pStyle w:val="Heading3"/>
        <w:numPr>
          <w:ilvl w:val="0"/>
          <w:numId w:val="2"/>
        </w:numPr>
        <w:spacing w:before="0" w:line="240" w:lineRule="auto"/>
        <w:rPr>
          <w:rFonts w:ascii="Arial" w:hAnsi="Arial" w:cs="Arial"/>
          <w:sz w:val="20"/>
          <w:szCs w:val="20"/>
          <w:u w:val="single"/>
        </w:rPr>
      </w:pPr>
      <w:bookmarkStart w:id="540" w:name="_Toc52342427"/>
      <w:bookmarkStart w:id="541" w:name="_Ref382480657"/>
      <w:bookmarkStart w:id="542" w:name="_Toc283386959"/>
      <w:bookmarkStart w:id="543" w:name="_Toc206833592"/>
      <w:bookmarkStart w:id="544" w:name="_Toc165878390"/>
      <w:bookmarkStart w:id="545" w:name="_Toc81569820"/>
      <w:r w:rsidRPr="009B5701">
        <w:rPr>
          <w:rFonts w:ascii="Arial" w:hAnsi="Arial" w:cs="Arial"/>
          <w:sz w:val="20"/>
          <w:szCs w:val="20"/>
          <w:u w:val="single"/>
        </w:rPr>
        <w:t xml:space="preserve">CLEAN-UP OF </w:t>
      </w:r>
      <w:bookmarkEnd w:id="540"/>
      <w:bookmarkEnd w:id="541"/>
      <w:bookmarkEnd w:id="542"/>
      <w:bookmarkEnd w:id="543"/>
      <w:bookmarkEnd w:id="544"/>
      <w:r w:rsidR="00343CCD">
        <w:rPr>
          <w:rFonts w:ascii="Arial" w:hAnsi="Arial" w:cs="Arial"/>
          <w:sz w:val="20"/>
          <w:szCs w:val="20"/>
          <w:u w:val="single"/>
        </w:rPr>
        <w:t xml:space="preserve">ADDITIONAL FEATURES </w:t>
      </w:r>
      <w:r>
        <w:rPr>
          <w:rFonts w:ascii="Arial" w:hAnsi="Arial" w:cs="Arial"/>
          <w:sz w:val="20"/>
          <w:szCs w:val="20"/>
          <w:u w:val="single"/>
        </w:rPr>
        <w:t>DATA</w:t>
      </w:r>
      <w:bookmarkEnd w:id="545"/>
    </w:p>
    <w:p w14:paraId="7061C12C" w14:textId="177CAA07" w:rsidR="009B5701" w:rsidRPr="009B5701" w:rsidRDefault="009B5701" w:rsidP="00D4082C">
      <w:pPr>
        <w:spacing w:before="0" w:after="0" w:line="240" w:lineRule="auto"/>
        <w:ind w:left="144"/>
        <w:jc w:val="both"/>
        <w:rPr>
          <w:rFonts w:ascii="Arial" w:hAnsi="Arial" w:cs="Arial"/>
          <w:sz w:val="20"/>
          <w:szCs w:val="20"/>
          <w:lang w:val="en-GB"/>
        </w:rPr>
      </w:pPr>
      <w:r>
        <w:rPr>
          <w:rFonts w:ascii="Arial" w:hAnsi="Arial" w:cs="Arial"/>
          <w:sz w:val="20"/>
          <w:szCs w:val="20"/>
          <w:lang w:val="en-GB"/>
        </w:rPr>
        <w:t>This is</w:t>
      </w:r>
      <w:r w:rsidRPr="009B5701">
        <w:rPr>
          <w:rFonts w:ascii="Arial" w:hAnsi="Arial" w:cs="Arial"/>
          <w:sz w:val="20"/>
          <w:szCs w:val="20"/>
          <w:lang w:val="en-GB"/>
        </w:rPr>
        <w:t xml:space="preserve"> any information left in the original description after the reference data and </w:t>
      </w:r>
      <w:r>
        <w:rPr>
          <w:rFonts w:ascii="Arial" w:hAnsi="Arial" w:cs="Arial"/>
          <w:sz w:val="20"/>
          <w:szCs w:val="20"/>
          <w:lang w:val="en-GB"/>
        </w:rPr>
        <w:t>characteristic</w:t>
      </w:r>
      <w:r w:rsidRPr="009B5701">
        <w:rPr>
          <w:rFonts w:ascii="Arial" w:hAnsi="Arial" w:cs="Arial"/>
          <w:sz w:val="20"/>
          <w:szCs w:val="20"/>
          <w:lang w:val="en-GB"/>
        </w:rPr>
        <w:t xml:space="preserve"> values have been extracted to the </w:t>
      </w:r>
      <w:r>
        <w:rPr>
          <w:rFonts w:ascii="Arial" w:hAnsi="Arial" w:cs="Arial"/>
          <w:sz w:val="20"/>
          <w:szCs w:val="20"/>
          <w:lang w:val="en-GB"/>
        </w:rPr>
        <w:t>Characteristic</w:t>
      </w:r>
      <w:r w:rsidRPr="009B5701">
        <w:rPr>
          <w:rFonts w:ascii="Arial" w:hAnsi="Arial" w:cs="Arial"/>
          <w:sz w:val="20"/>
          <w:szCs w:val="20"/>
          <w:lang w:val="en-GB"/>
        </w:rPr>
        <w:t xml:space="preserve"> value fields.</w:t>
      </w:r>
      <w:r>
        <w:rPr>
          <w:rFonts w:ascii="Arial" w:hAnsi="Arial" w:cs="Arial"/>
          <w:sz w:val="20"/>
          <w:szCs w:val="20"/>
          <w:lang w:val="en-GB"/>
        </w:rPr>
        <w:t xml:space="preserve"> This is populated in the ADDITIONAL FEATURES characteristic.</w:t>
      </w:r>
    </w:p>
    <w:p w14:paraId="713C9F9B" w14:textId="199642EA" w:rsidR="009B5701" w:rsidRPr="009B5701" w:rsidRDefault="009B5701" w:rsidP="00D4082C">
      <w:pPr>
        <w:spacing w:before="0" w:after="0" w:line="240" w:lineRule="auto"/>
        <w:ind w:left="144"/>
        <w:jc w:val="both"/>
        <w:rPr>
          <w:rFonts w:ascii="Arial" w:hAnsi="Arial" w:cs="Arial"/>
          <w:sz w:val="20"/>
          <w:szCs w:val="20"/>
          <w:lang w:val="en-GB"/>
        </w:rPr>
      </w:pPr>
      <w:r w:rsidRPr="009B5701">
        <w:rPr>
          <w:rFonts w:ascii="Arial" w:hAnsi="Arial" w:cs="Arial"/>
          <w:sz w:val="20"/>
          <w:szCs w:val="20"/>
          <w:lang w:val="en-GB"/>
        </w:rPr>
        <w:t xml:space="preserve">After the value extraction is completed the </w:t>
      </w:r>
      <w:r>
        <w:rPr>
          <w:rFonts w:ascii="Arial" w:hAnsi="Arial" w:cs="Arial"/>
          <w:sz w:val="20"/>
          <w:szCs w:val="20"/>
          <w:lang w:val="en-GB"/>
        </w:rPr>
        <w:t>ADDITIONAL FEATURES</w:t>
      </w:r>
      <w:r w:rsidRPr="009B5701">
        <w:rPr>
          <w:rFonts w:ascii="Arial" w:hAnsi="Arial" w:cs="Arial"/>
          <w:sz w:val="20"/>
          <w:szCs w:val="20"/>
          <w:lang w:val="en-GB"/>
        </w:rPr>
        <w:t xml:space="preserve"> is inspected for the following:</w:t>
      </w:r>
    </w:p>
    <w:p w14:paraId="3DC3E96E" w14:textId="0A65DAAB"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 xml:space="preserve">On items where original data is supplied for a Class Name and the characteristic for such data does not exist in the template the data will remain in the </w:t>
      </w:r>
      <w:r>
        <w:rPr>
          <w:rFonts w:ascii="Arial" w:hAnsi="Arial" w:cs="Arial"/>
          <w:sz w:val="20"/>
          <w:szCs w:val="20"/>
          <w:lang w:val="en-GB"/>
        </w:rPr>
        <w:t>ADDITIONAL FEATURES</w:t>
      </w:r>
      <w:r w:rsidRPr="009B5701">
        <w:rPr>
          <w:rFonts w:ascii="Arial" w:hAnsi="Arial" w:cs="Arial"/>
          <w:sz w:val="20"/>
          <w:szCs w:val="20"/>
          <w:lang w:val="en-GB"/>
        </w:rPr>
        <w:t>.</w:t>
      </w:r>
    </w:p>
    <w:p w14:paraId="1FDEFF00" w14:textId="1982C0E2"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 xml:space="preserve">All data still left over in the </w:t>
      </w:r>
      <w:r>
        <w:rPr>
          <w:rFonts w:ascii="Arial" w:hAnsi="Arial" w:cs="Arial"/>
          <w:sz w:val="20"/>
          <w:szCs w:val="20"/>
          <w:lang w:val="en-GB"/>
        </w:rPr>
        <w:t>ADDITIONAL FEATURES</w:t>
      </w:r>
      <w:r w:rsidRPr="009B5701">
        <w:rPr>
          <w:rFonts w:ascii="Arial" w:hAnsi="Arial" w:cs="Arial"/>
          <w:sz w:val="20"/>
          <w:szCs w:val="20"/>
          <w:lang w:val="en-GB"/>
        </w:rPr>
        <w:t>, will be cleaned according to the following guidelines:</w:t>
      </w:r>
    </w:p>
    <w:p w14:paraId="48E954E7" w14:textId="39650FF3"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 xml:space="preserve">Remove any foreign/special characters from the </w:t>
      </w:r>
      <w:r>
        <w:rPr>
          <w:rFonts w:ascii="Arial" w:hAnsi="Arial" w:cs="Arial"/>
          <w:sz w:val="20"/>
          <w:szCs w:val="20"/>
          <w:lang w:val="en-GB"/>
        </w:rPr>
        <w:t>ADDITIONAL FEATURES</w:t>
      </w:r>
      <w:r w:rsidRPr="009B5701">
        <w:rPr>
          <w:rFonts w:ascii="Arial" w:hAnsi="Arial" w:cs="Arial"/>
          <w:sz w:val="20"/>
          <w:szCs w:val="20"/>
          <w:lang w:val="en-GB"/>
        </w:rPr>
        <w:t>, like for example two commas next to each other, string of “*”’s, etc.</w:t>
      </w:r>
    </w:p>
    <w:p w14:paraId="3A6AFAB5" w14:textId="77777777"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Remove any information that has already been populated in the reference data extraction process and from allocating a Class Name. This will only apply to the material item itself and not to any subset, higher assembly, parts, etc.</w:t>
      </w:r>
    </w:p>
    <w:p w14:paraId="3520D4F6" w14:textId="03E5FB7D"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 xml:space="preserve">Remove the Characteristic values from the </w:t>
      </w:r>
      <w:r>
        <w:rPr>
          <w:rFonts w:ascii="Arial" w:hAnsi="Arial" w:cs="Arial"/>
          <w:sz w:val="20"/>
          <w:szCs w:val="20"/>
          <w:lang w:val="en-GB"/>
        </w:rPr>
        <w:t>ADDITIONAL FEATURES</w:t>
      </w:r>
      <w:r w:rsidRPr="009B5701">
        <w:rPr>
          <w:rFonts w:ascii="Arial" w:hAnsi="Arial" w:cs="Arial"/>
          <w:sz w:val="20"/>
          <w:szCs w:val="20"/>
          <w:lang w:val="en-GB"/>
        </w:rPr>
        <w:t xml:space="preserve"> that have been extracted and populated to the Characteristic value fields in the Template.</w:t>
      </w:r>
    </w:p>
    <w:p w14:paraId="4796A7BA" w14:textId="77777777"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 xml:space="preserve">Unnecessary spaces, commas, </w:t>
      </w:r>
      <w:proofErr w:type="spellStart"/>
      <w:r w:rsidRPr="009B5701">
        <w:rPr>
          <w:rFonts w:ascii="Arial" w:hAnsi="Arial" w:cs="Arial"/>
          <w:sz w:val="20"/>
          <w:szCs w:val="20"/>
          <w:lang w:val="en-GB"/>
        </w:rPr>
        <w:t>etc</w:t>
      </w:r>
      <w:proofErr w:type="spellEnd"/>
      <w:r w:rsidRPr="009B5701">
        <w:rPr>
          <w:rFonts w:ascii="Arial" w:hAnsi="Arial" w:cs="Arial"/>
          <w:sz w:val="20"/>
          <w:szCs w:val="20"/>
          <w:lang w:val="en-GB"/>
        </w:rPr>
        <w:t xml:space="preserve"> will be removed.</w:t>
      </w:r>
    </w:p>
    <w:p w14:paraId="7FE2B2CD" w14:textId="05F1A988" w:rsidR="00EE3A37" w:rsidRDefault="00EE3A37" w:rsidP="00D4082C">
      <w:pPr>
        <w:spacing w:before="0" w:after="0" w:line="240" w:lineRule="auto"/>
        <w:jc w:val="both"/>
        <w:rPr>
          <w:rFonts w:ascii="Arial" w:eastAsiaTheme="majorEastAsia" w:hAnsi="Arial" w:cs="Arial"/>
          <w:b/>
          <w:color w:val="2E74B5" w:themeColor="accent1" w:themeShade="BF"/>
          <w:sz w:val="20"/>
          <w:szCs w:val="20"/>
          <w:u w:val="single"/>
        </w:rPr>
      </w:pPr>
    </w:p>
    <w:p w14:paraId="01A0E4DA" w14:textId="61B1DFC7" w:rsidR="00594445" w:rsidRDefault="00D54291" w:rsidP="00337824">
      <w:pPr>
        <w:pStyle w:val="Heading3"/>
        <w:numPr>
          <w:ilvl w:val="0"/>
          <w:numId w:val="2"/>
        </w:numPr>
        <w:spacing w:before="0" w:line="240" w:lineRule="auto"/>
        <w:rPr>
          <w:rFonts w:ascii="Arial" w:hAnsi="Arial" w:cs="Arial"/>
          <w:sz w:val="20"/>
          <w:szCs w:val="20"/>
          <w:u w:val="single"/>
        </w:rPr>
      </w:pPr>
      <w:bookmarkStart w:id="546" w:name="_Toc81569821"/>
      <w:r w:rsidRPr="004A468A">
        <w:rPr>
          <w:rFonts w:ascii="Arial" w:hAnsi="Arial" w:cs="Arial"/>
          <w:sz w:val="20"/>
          <w:szCs w:val="20"/>
          <w:u w:val="single"/>
        </w:rPr>
        <w:t xml:space="preserve">SAP </w:t>
      </w:r>
      <w:r w:rsidR="00594445" w:rsidRPr="004A468A">
        <w:rPr>
          <w:rFonts w:ascii="Arial" w:hAnsi="Arial" w:cs="Arial"/>
          <w:sz w:val="20"/>
          <w:szCs w:val="20"/>
          <w:u w:val="single"/>
        </w:rPr>
        <w:t>MATERIAL GROUP</w:t>
      </w:r>
      <w:r w:rsidR="004E3A96">
        <w:rPr>
          <w:rFonts w:ascii="Arial" w:hAnsi="Arial" w:cs="Arial"/>
          <w:sz w:val="20"/>
          <w:szCs w:val="20"/>
          <w:u w:val="single"/>
        </w:rPr>
        <w:t xml:space="preserve"> and </w:t>
      </w:r>
      <w:r w:rsidR="00686496">
        <w:rPr>
          <w:rFonts w:ascii="Arial" w:hAnsi="Arial" w:cs="Arial"/>
          <w:sz w:val="20"/>
          <w:szCs w:val="20"/>
          <w:u w:val="single"/>
        </w:rPr>
        <w:t>V</w:t>
      </w:r>
      <w:r w:rsidR="004E3A96">
        <w:rPr>
          <w:rFonts w:ascii="Arial" w:hAnsi="Arial" w:cs="Arial"/>
          <w:sz w:val="20"/>
          <w:szCs w:val="20"/>
          <w:u w:val="single"/>
        </w:rPr>
        <w:t>ALUATION CLASS</w:t>
      </w:r>
      <w:bookmarkEnd w:id="546"/>
    </w:p>
    <w:p w14:paraId="3D1ECAC0" w14:textId="7622216D" w:rsidR="004E3A96" w:rsidRPr="004E3A96" w:rsidRDefault="004E3A96" w:rsidP="00D4082C">
      <w:pPr>
        <w:spacing w:before="0" w:after="0" w:line="240" w:lineRule="auto"/>
        <w:ind w:left="144"/>
        <w:jc w:val="both"/>
        <w:rPr>
          <w:rFonts w:ascii="Arial" w:hAnsi="Arial" w:cs="Arial"/>
          <w:sz w:val="20"/>
          <w:szCs w:val="20"/>
          <w:lang w:val="en-GB"/>
        </w:rPr>
      </w:pPr>
      <w:r w:rsidRPr="004E3A96">
        <w:rPr>
          <w:rFonts w:ascii="Arial" w:hAnsi="Arial" w:cs="Arial"/>
          <w:sz w:val="20"/>
          <w:szCs w:val="20"/>
          <w:lang w:val="en-GB"/>
        </w:rPr>
        <w:t xml:space="preserve">Note there is a relationship between the Material group and the Valuation class. </w:t>
      </w:r>
    </w:p>
    <w:p w14:paraId="166959B2" w14:textId="331C0B0F" w:rsidR="004E3A96" w:rsidRDefault="004E3A96" w:rsidP="00D4082C">
      <w:pPr>
        <w:spacing w:before="0" w:after="0" w:line="240" w:lineRule="auto"/>
        <w:ind w:left="144"/>
        <w:jc w:val="both"/>
        <w:rPr>
          <w:rFonts w:ascii="Arial" w:hAnsi="Arial" w:cs="Arial"/>
          <w:sz w:val="20"/>
          <w:szCs w:val="20"/>
          <w:lang w:val="en-GB"/>
        </w:rPr>
      </w:pPr>
      <w:r w:rsidRPr="004E3A96">
        <w:rPr>
          <w:rFonts w:ascii="Arial" w:hAnsi="Arial" w:cs="Arial"/>
          <w:sz w:val="20"/>
          <w:szCs w:val="20"/>
          <w:lang w:val="en-GB"/>
        </w:rPr>
        <w:t>The Valuation class is the first two numbers of the material group followed by “00”.</w:t>
      </w:r>
    </w:p>
    <w:p w14:paraId="55E10C39" w14:textId="18324DB4" w:rsidR="00EE3A37" w:rsidRDefault="00EE3A37" w:rsidP="00D4082C">
      <w:pPr>
        <w:spacing w:before="0" w:after="0" w:line="240" w:lineRule="auto"/>
        <w:ind w:left="144"/>
        <w:jc w:val="both"/>
        <w:rPr>
          <w:rFonts w:ascii="Arial" w:hAnsi="Arial" w:cs="Arial"/>
          <w:sz w:val="20"/>
          <w:szCs w:val="20"/>
          <w:lang w:val="en-GB"/>
        </w:rPr>
      </w:pPr>
      <w:r>
        <w:rPr>
          <w:rFonts w:ascii="Arial" w:hAnsi="Arial" w:cs="Arial"/>
          <w:sz w:val="20"/>
          <w:szCs w:val="20"/>
          <w:lang w:val="en-GB"/>
        </w:rPr>
        <w:t>Note that all material groups 0000 to 5999 are for materials. 6000 and above are reserved for Services.</w:t>
      </w:r>
    </w:p>
    <w:p w14:paraId="2F2C0401" w14:textId="45AEB091" w:rsidR="00686496" w:rsidRPr="004E3A96" w:rsidRDefault="00686496" w:rsidP="00D4082C">
      <w:pPr>
        <w:spacing w:before="0" w:after="0" w:line="240" w:lineRule="auto"/>
        <w:ind w:left="144"/>
        <w:jc w:val="both"/>
        <w:rPr>
          <w:rFonts w:ascii="Arial" w:hAnsi="Arial" w:cs="Arial"/>
          <w:sz w:val="20"/>
          <w:szCs w:val="20"/>
          <w:lang w:val="en-GB"/>
        </w:rPr>
      </w:pPr>
      <w:r>
        <w:rPr>
          <w:rFonts w:ascii="Arial" w:hAnsi="Arial" w:cs="Arial"/>
          <w:sz w:val="20"/>
          <w:szCs w:val="20"/>
          <w:lang w:val="en-GB"/>
        </w:rPr>
        <w:t>Below is the comprehensive list of all the material groups and the associated valuation class.</w:t>
      </w:r>
      <w:r w:rsidR="00B877FC">
        <w:rPr>
          <w:rFonts w:ascii="Arial" w:hAnsi="Arial" w:cs="Arial"/>
          <w:sz w:val="20"/>
          <w:szCs w:val="20"/>
          <w:lang w:val="en-GB"/>
        </w:rPr>
        <w:t xml:space="preserve"> (This list is dynamic and may change due to requirements.)</w:t>
      </w:r>
    </w:p>
    <w:p w14:paraId="323BEBC1" w14:textId="29644BDE" w:rsidR="006550B2" w:rsidRDefault="006550B2" w:rsidP="00452631">
      <w:pPr>
        <w:spacing w:before="0" w:after="0"/>
        <w:ind w:left="144"/>
        <w:rPr>
          <w:rFonts w:ascii="Arial" w:hAnsi="Arial" w:cs="Arial"/>
          <w:sz w:val="20"/>
          <w:szCs w:val="20"/>
        </w:rPr>
      </w:pPr>
    </w:p>
    <w:tbl>
      <w:tblPr>
        <w:tblW w:w="9488" w:type="dxa"/>
        <w:tblLook w:val="04A0" w:firstRow="1" w:lastRow="0" w:firstColumn="1" w:lastColumn="0" w:noHBand="0" w:noVBand="1"/>
      </w:tblPr>
      <w:tblGrid>
        <w:gridCol w:w="1600"/>
        <w:gridCol w:w="1460"/>
        <w:gridCol w:w="6428"/>
      </w:tblGrid>
      <w:tr w:rsidR="004C4E45" w:rsidRPr="004E3A96" w14:paraId="43FB325F" w14:textId="77777777" w:rsidTr="00374966">
        <w:trPr>
          <w:trHeight w:val="270"/>
        </w:trPr>
        <w:tc>
          <w:tcPr>
            <w:tcW w:w="1600" w:type="dxa"/>
            <w:tcBorders>
              <w:top w:val="single" w:sz="8" w:space="0" w:color="auto"/>
              <w:left w:val="single" w:sz="8" w:space="0" w:color="auto"/>
              <w:bottom w:val="single" w:sz="4" w:space="0" w:color="auto"/>
              <w:right w:val="single" w:sz="8" w:space="0" w:color="auto"/>
            </w:tcBorders>
            <w:shd w:val="clear" w:color="000000" w:fill="FFFF00"/>
            <w:noWrap/>
            <w:vAlign w:val="center"/>
            <w:hideMark/>
          </w:tcPr>
          <w:p w14:paraId="732411B9" w14:textId="77777777" w:rsidR="004C4E45" w:rsidRPr="004E3A96" w:rsidRDefault="004C4E45" w:rsidP="004E3A96">
            <w:pPr>
              <w:spacing w:before="0" w:after="0" w:line="240" w:lineRule="auto"/>
              <w:jc w:val="center"/>
              <w:rPr>
                <w:rFonts w:ascii="Arial" w:eastAsia="Times New Roman" w:hAnsi="Arial" w:cs="Arial"/>
                <w:b/>
                <w:bCs/>
                <w:color w:val="000000"/>
                <w:sz w:val="20"/>
                <w:szCs w:val="20"/>
                <w:lang w:val="en-GB" w:eastAsia="en-GB"/>
              </w:rPr>
            </w:pPr>
            <w:r w:rsidRPr="004E3A96">
              <w:rPr>
                <w:rFonts w:ascii="Arial" w:eastAsia="Times New Roman" w:hAnsi="Arial" w:cs="Arial"/>
                <w:b/>
                <w:bCs/>
                <w:color w:val="000000"/>
                <w:sz w:val="20"/>
                <w:szCs w:val="20"/>
                <w:lang w:val="en-GB" w:eastAsia="en-GB"/>
              </w:rPr>
              <w:t>Mat Group</w:t>
            </w:r>
          </w:p>
        </w:tc>
        <w:tc>
          <w:tcPr>
            <w:tcW w:w="1460" w:type="dxa"/>
            <w:tcBorders>
              <w:top w:val="single" w:sz="8" w:space="0" w:color="auto"/>
              <w:left w:val="nil"/>
              <w:bottom w:val="single" w:sz="4" w:space="0" w:color="auto"/>
              <w:right w:val="single" w:sz="8" w:space="0" w:color="auto"/>
            </w:tcBorders>
            <w:shd w:val="clear" w:color="000000" w:fill="C6E0B4"/>
            <w:noWrap/>
            <w:vAlign w:val="center"/>
            <w:hideMark/>
          </w:tcPr>
          <w:p w14:paraId="49C8DC5E" w14:textId="77777777" w:rsidR="004C4E45" w:rsidRPr="004E3A96" w:rsidRDefault="004C4E45" w:rsidP="004E3A96">
            <w:pPr>
              <w:spacing w:before="0" w:after="0" w:line="240" w:lineRule="auto"/>
              <w:jc w:val="center"/>
              <w:rPr>
                <w:rFonts w:ascii="Arial" w:eastAsia="Times New Roman" w:hAnsi="Arial" w:cs="Arial"/>
                <w:b/>
                <w:bCs/>
                <w:color w:val="000000"/>
                <w:sz w:val="20"/>
                <w:szCs w:val="20"/>
                <w:lang w:val="en-GB" w:eastAsia="en-GB"/>
              </w:rPr>
            </w:pPr>
            <w:r w:rsidRPr="004E3A96">
              <w:rPr>
                <w:rFonts w:ascii="Arial" w:eastAsia="Times New Roman" w:hAnsi="Arial" w:cs="Arial"/>
                <w:b/>
                <w:bCs/>
                <w:color w:val="000000"/>
                <w:sz w:val="20"/>
                <w:szCs w:val="20"/>
                <w:lang w:val="en-GB" w:eastAsia="en-GB"/>
              </w:rPr>
              <w:t>Val Class</w:t>
            </w:r>
          </w:p>
        </w:tc>
        <w:tc>
          <w:tcPr>
            <w:tcW w:w="6428" w:type="dxa"/>
            <w:tcBorders>
              <w:top w:val="single" w:sz="8" w:space="0" w:color="auto"/>
              <w:left w:val="nil"/>
              <w:bottom w:val="single" w:sz="4" w:space="0" w:color="auto"/>
              <w:right w:val="single" w:sz="8" w:space="0" w:color="auto"/>
            </w:tcBorders>
            <w:shd w:val="clear" w:color="000000" w:fill="C6E0B4"/>
            <w:vAlign w:val="center"/>
            <w:hideMark/>
          </w:tcPr>
          <w:p w14:paraId="532B6CD6" w14:textId="1359FF90" w:rsidR="004C4E45" w:rsidRPr="004E3A96" w:rsidRDefault="004C4E45" w:rsidP="004C4E45">
            <w:pPr>
              <w:spacing w:before="0" w:after="0" w:line="240" w:lineRule="auto"/>
              <w:rPr>
                <w:rFonts w:ascii="Arial" w:eastAsia="Times New Roman" w:hAnsi="Arial" w:cs="Arial"/>
                <w:b/>
                <w:bCs/>
                <w:color w:val="000000"/>
                <w:sz w:val="20"/>
                <w:szCs w:val="20"/>
                <w:lang w:val="en-GB" w:eastAsia="en-GB"/>
              </w:rPr>
            </w:pPr>
            <w:r>
              <w:rPr>
                <w:rFonts w:ascii="Arial" w:eastAsia="Times New Roman" w:hAnsi="Arial" w:cs="Arial"/>
                <w:b/>
                <w:bCs/>
                <w:color w:val="000000"/>
                <w:sz w:val="20"/>
                <w:szCs w:val="20"/>
                <w:lang w:val="en-GB" w:eastAsia="en-GB"/>
              </w:rPr>
              <w:t>Description</w:t>
            </w:r>
          </w:p>
        </w:tc>
      </w:tr>
      <w:tr w:rsidR="004C4E45" w:rsidRPr="004E3A96" w14:paraId="33BCA87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83E2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06321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E5B77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Capital Acquisitions (Material)</w:t>
            </w:r>
          </w:p>
        </w:tc>
      </w:tr>
      <w:tr w:rsidR="004C4E45" w:rsidRPr="004E3A96" w14:paraId="359306D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980C0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12AC8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0B24E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Building Materials</w:t>
            </w:r>
          </w:p>
        </w:tc>
      </w:tr>
      <w:tr w:rsidR="004C4E45" w:rsidRPr="004E3A96" w14:paraId="5CCF2B9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A089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7B82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B0057B" w14:textId="59FCF037" w:rsidR="004C4E45" w:rsidRPr="004E3A96" w:rsidRDefault="004C4E45" w:rsidP="006E697B">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 xml:space="preserve">Metal plates including </w:t>
            </w:r>
            <w:r w:rsidRPr="004E3A96">
              <w:rPr>
                <w:rFonts w:ascii="Arial" w:eastAsia="Times New Roman" w:hAnsi="Arial" w:cs="Arial"/>
                <w:color w:val="000000"/>
                <w:sz w:val="20"/>
                <w:szCs w:val="20"/>
                <w:lang w:val="en-GB" w:eastAsia="en-GB"/>
              </w:rPr>
              <w:t>Steel, Iron</w:t>
            </w:r>
            <w:r>
              <w:rPr>
                <w:rFonts w:ascii="Arial" w:eastAsia="Times New Roman" w:hAnsi="Arial" w:cs="Arial"/>
                <w:color w:val="000000"/>
                <w:sz w:val="20"/>
                <w:szCs w:val="20"/>
                <w:lang w:val="en-GB" w:eastAsia="en-GB"/>
              </w:rPr>
              <w:t xml:space="preserve">, </w:t>
            </w:r>
            <w:proofErr w:type="spellStart"/>
            <w:r>
              <w:rPr>
                <w:rFonts w:ascii="Arial" w:eastAsia="Times New Roman" w:hAnsi="Arial" w:cs="Arial"/>
                <w:color w:val="000000"/>
                <w:sz w:val="20"/>
                <w:szCs w:val="20"/>
                <w:lang w:val="en-GB" w:eastAsia="en-GB"/>
              </w:rPr>
              <w:t>etc</w:t>
            </w:r>
            <w:proofErr w:type="spellEnd"/>
          </w:p>
        </w:tc>
      </w:tr>
      <w:tr w:rsidR="004C4E45" w:rsidRPr="004E3A96" w14:paraId="672DFA8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C7BC30"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B34B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D7CF05"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Cement / Fly Ash</w:t>
            </w:r>
          </w:p>
        </w:tc>
      </w:tr>
      <w:tr w:rsidR="004C4E45" w:rsidRPr="004E3A96" w14:paraId="625696A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F04BA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9249B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F29E2"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Cement mixers</w:t>
            </w:r>
          </w:p>
        </w:tc>
      </w:tr>
      <w:tr w:rsidR="004C4E45" w:rsidRPr="004E3A96" w14:paraId="142CFF7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DE318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FC07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4AA7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Nuts, Bolts, Pins, Washers and other Fasteners.</w:t>
            </w:r>
          </w:p>
        </w:tc>
      </w:tr>
      <w:tr w:rsidR="004C4E45" w:rsidRPr="004E3A96" w14:paraId="70BE6CFA"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501B7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B864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194D7D" w14:textId="488C3217" w:rsidR="004C4E45" w:rsidRPr="004E3A96" w:rsidRDefault="004C4E45" w:rsidP="007659BB">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Bushings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Brackets, Rubber Dampers and Bushes. Excl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Bearings</w:t>
            </w:r>
            <w:r>
              <w:rPr>
                <w:rFonts w:ascii="Arial" w:eastAsia="Times New Roman" w:hAnsi="Arial" w:cs="Arial"/>
                <w:color w:val="000000"/>
                <w:sz w:val="20"/>
                <w:szCs w:val="20"/>
                <w:lang w:val="en-GB" w:eastAsia="en-GB"/>
              </w:rPr>
              <w:t xml:space="preserve"> – see 5620</w:t>
            </w:r>
          </w:p>
        </w:tc>
      </w:tr>
      <w:tr w:rsidR="004C4E45" w:rsidRPr="004E3A96" w14:paraId="12F93C4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7B85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17D5D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B97CE6" w14:textId="73D09874"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Electrical Parts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Switches</w:t>
            </w:r>
          </w:p>
        </w:tc>
      </w:tr>
      <w:tr w:rsidR="004C4E45" w:rsidRPr="004E3A96" w14:paraId="1C2A7CC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8A3686"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5A9E8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C37EE" w14:textId="1156D033"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Generators and Accessories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Alternators for vehicles</w:t>
            </w:r>
          </w:p>
        </w:tc>
      </w:tr>
      <w:tr w:rsidR="004C4E45" w:rsidRPr="004E3A96" w14:paraId="1BF1787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0C30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47490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019D05"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SX-EW Spares</w:t>
            </w:r>
          </w:p>
        </w:tc>
      </w:tr>
      <w:tr w:rsidR="004C4E45" w:rsidRPr="004E3A96" w14:paraId="2CCDC636" w14:textId="77777777" w:rsidTr="00374966">
        <w:trPr>
          <w:trHeight w:val="346"/>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A7818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206A56"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20D1B" w14:textId="35BC9B90"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E</w:t>
            </w:r>
            <w:r w:rsidRPr="004E3A96">
              <w:rPr>
                <w:rFonts w:ascii="Arial" w:eastAsia="Times New Roman" w:hAnsi="Arial" w:cs="Arial"/>
                <w:color w:val="000000"/>
                <w:sz w:val="20"/>
                <w:szCs w:val="20"/>
                <w:lang w:val="en-GB" w:eastAsia="en-GB"/>
              </w:rPr>
              <w:t>lectrical</w:t>
            </w:r>
            <w:r>
              <w:rPr>
                <w:rFonts w:ascii="Arial" w:eastAsia="Times New Roman" w:hAnsi="Arial" w:cs="Arial"/>
                <w:color w:val="000000"/>
                <w:sz w:val="20"/>
                <w:szCs w:val="20"/>
                <w:lang w:val="en-GB" w:eastAsia="en-GB"/>
              </w:rPr>
              <w:t xml:space="preserve"> Motors</w:t>
            </w:r>
          </w:p>
        </w:tc>
      </w:tr>
      <w:tr w:rsidR="004C4E45" w:rsidRPr="004E3A96" w14:paraId="09256670"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39D3C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DF15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D5E0FE" w14:textId="2AD11FFF"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Electrical Cables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Ties, Ferrules, Cable connectors, Electric wiring general use etc.</w:t>
            </w:r>
          </w:p>
        </w:tc>
      </w:tr>
      <w:tr w:rsidR="004C4E45" w:rsidRPr="004E3A96" w14:paraId="494A128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79B5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6E815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85CB9" w14:textId="12E0962E"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Contactors and Breakers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Fuses and Circuit Breakers</w:t>
            </w:r>
          </w:p>
        </w:tc>
      </w:tr>
      <w:tr w:rsidR="004C4E45" w:rsidRPr="004E3A96" w14:paraId="02CEAE2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B59F7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B414B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267A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Explosives &amp; Accessories</w:t>
            </w:r>
          </w:p>
        </w:tc>
      </w:tr>
      <w:tr w:rsidR="004C4E45" w:rsidRPr="004E3A96" w14:paraId="532BCC7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C1B7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7390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9304C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Cobalt Drier &amp; Accessories</w:t>
            </w:r>
          </w:p>
        </w:tc>
      </w:tr>
      <w:tr w:rsidR="004C4E45" w:rsidRPr="004E3A96" w14:paraId="7E5FA0A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4FE0A6"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6A1DF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127D59"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DMS plant spares</w:t>
            </w:r>
          </w:p>
        </w:tc>
      </w:tr>
      <w:tr w:rsidR="004C4E45" w:rsidRPr="004E3A96" w14:paraId="26CBD5C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A371B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4EA9A3"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E2044E"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Stainless Steel Blanks</w:t>
            </w:r>
          </w:p>
        </w:tc>
      </w:tr>
      <w:tr w:rsidR="004C4E45" w:rsidRPr="004E3A96" w14:paraId="33B345E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D57BB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1815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F8642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A33849"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Rolled Lead Anodes</w:t>
            </w:r>
          </w:p>
        </w:tc>
      </w:tr>
      <w:tr w:rsidR="004C4E45" w:rsidRPr="004E3A96" w14:paraId="11EF0D5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C77D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DF632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174EA"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Acid plant spares</w:t>
            </w:r>
          </w:p>
        </w:tc>
      </w:tr>
      <w:tr w:rsidR="004C4E45" w:rsidRPr="004E3A96" w14:paraId="0F14D5C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DFEF18"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1825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E4247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7E97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All gaskets</w:t>
            </w:r>
          </w:p>
        </w:tc>
      </w:tr>
      <w:tr w:rsidR="004C4E45" w:rsidRPr="004E3A96" w14:paraId="029D68D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9C85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67D9B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07320" w14:textId="350D400E"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Tanks and</w:t>
            </w:r>
            <w:r w:rsidRPr="004E3A96">
              <w:rPr>
                <w:rFonts w:ascii="Arial" w:eastAsia="Times New Roman" w:hAnsi="Arial" w:cs="Arial"/>
                <w:color w:val="000000"/>
                <w:sz w:val="20"/>
                <w:szCs w:val="20"/>
                <w:lang w:val="en-GB" w:eastAsia="en-GB"/>
              </w:rPr>
              <w:t xml:space="preserve"> Accessories</w:t>
            </w:r>
          </w:p>
        </w:tc>
      </w:tr>
      <w:tr w:rsidR="004C4E45" w:rsidRPr="004E3A96" w14:paraId="7FE7341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CCE91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1835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7B68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27D36F"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Agitators and Accessories.</w:t>
            </w:r>
          </w:p>
        </w:tc>
      </w:tr>
      <w:tr w:rsidR="004C4E45" w:rsidRPr="004E3A96" w14:paraId="7EFD6BB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C676B3"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lastRenderedPageBreak/>
              <w:t>1840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C4A62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6C0B61"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Thickener Spares</w:t>
            </w:r>
          </w:p>
        </w:tc>
      </w:tr>
      <w:tr w:rsidR="004C4E45" w:rsidRPr="004E3A96" w14:paraId="3E6278A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1B3A4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1845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96AE8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A5D85"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Cyclone spares</w:t>
            </w:r>
          </w:p>
        </w:tc>
      </w:tr>
      <w:tr w:rsidR="004C4E45" w:rsidRPr="004E3A96" w14:paraId="57C640A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B877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49CB08"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C0CEB1" w14:textId="6AA8A852"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Vibratory spares and</w:t>
            </w:r>
            <w:r w:rsidRPr="004E3A96">
              <w:rPr>
                <w:rFonts w:ascii="Arial" w:eastAsia="Times New Roman" w:hAnsi="Arial" w:cs="Arial"/>
                <w:color w:val="000000"/>
                <w:sz w:val="20"/>
                <w:szCs w:val="20"/>
                <w:lang w:val="en-GB" w:eastAsia="en-GB"/>
              </w:rPr>
              <w:t xml:space="preserve"> Accessories</w:t>
            </w:r>
          </w:p>
        </w:tc>
      </w:tr>
      <w:tr w:rsidR="004C4E45" w:rsidRPr="004E3A96" w14:paraId="264C64F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A42A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1900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CB8BD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67A5B1"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Fuel, Gas</w:t>
            </w:r>
          </w:p>
        </w:tc>
      </w:tr>
      <w:tr w:rsidR="004C4E45" w:rsidRPr="004E3A96" w14:paraId="19ECC58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B617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1910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7732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46F9E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Propane</w:t>
            </w:r>
          </w:p>
        </w:tc>
      </w:tr>
      <w:tr w:rsidR="004C4E45" w:rsidRPr="004E3A96" w14:paraId="007CE13C"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31DB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76F1F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A1FD3D"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Ground Support Supplies</w:t>
            </w:r>
          </w:p>
        </w:tc>
      </w:tr>
      <w:tr w:rsidR="004C4E45" w:rsidRPr="004E3A96" w14:paraId="2DF4F97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D966A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2100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3124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2100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4EA8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Fuel - Power Generation</w:t>
            </w:r>
          </w:p>
        </w:tc>
      </w:tr>
      <w:tr w:rsidR="004C4E45" w:rsidRPr="004E3A96" w14:paraId="590F9D99"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13BA6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E1D4C8"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D76B4" w14:textId="1BA051DC" w:rsidR="004C4E45" w:rsidRPr="004E3A96" w:rsidRDefault="004C4E45" w:rsidP="006E697B">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Pipes - Metallic &amp; Fittings incl</w:t>
            </w:r>
            <w:r>
              <w:rPr>
                <w:rFonts w:ascii="Arial" w:eastAsia="Times New Roman" w:hAnsi="Arial" w:cs="Arial"/>
                <w:color w:val="000000"/>
                <w:sz w:val="20"/>
                <w:szCs w:val="20"/>
                <w:lang w:val="en-GB" w:eastAsia="en-GB"/>
              </w:rPr>
              <w:t xml:space="preserve">uding related items but excluding </w:t>
            </w:r>
            <w:r w:rsidRPr="004E3A96">
              <w:rPr>
                <w:rFonts w:ascii="Arial" w:eastAsia="Times New Roman" w:hAnsi="Arial" w:cs="Arial"/>
                <w:color w:val="000000"/>
                <w:sz w:val="20"/>
                <w:szCs w:val="20"/>
                <w:lang w:val="en-GB" w:eastAsia="en-GB"/>
              </w:rPr>
              <w:t>hydraulic pipes and fittings</w:t>
            </w:r>
            <w:r>
              <w:rPr>
                <w:rFonts w:ascii="Arial" w:eastAsia="Times New Roman" w:hAnsi="Arial" w:cs="Arial"/>
                <w:color w:val="000000"/>
                <w:sz w:val="20"/>
                <w:szCs w:val="20"/>
                <w:lang w:val="en-GB" w:eastAsia="en-GB"/>
              </w:rPr>
              <w:t xml:space="preserve"> – see 5910</w:t>
            </w:r>
          </w:p>
        </w:tc>
      </w:tr>
      <w:tr w:rsidR="004C4E45" w:rsidRPr="004E3A96" w14:paraId="2F7BE32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1DD7F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F3E3D8"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B65231" w14:textId="49D780EA" w:rsidR="004C4E45" w:rsidRPr="004E3A96" w:rsidRDefault="004C4E45" w:rsidP="006E697B">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Pipes - Non</w:t>
            </w:r>
            <w:r>
              <w:rPr>
                <w:rFonts w:ascii="Arial" w:eastAsia="Times New Roman" w:hAnsi="Arial" w:cs="Arial"/>
                <w:color w:val="000000"/>
                <w:sz w:val="20"/>
                <w:szCs w:val="20"/>
                <w:lang w:val="en-GB" w:eastAsia="en-GB"/>
              </w:rPr>
              <w:t>-Metallic &amp; Fittings including Hoses</w:t>
            </w:r>
            <w:r w:rsidRPr="004E3A96">
              <w:rPr>
                <w:rFonts w:ascii="Arial" w:eastAsia="Times New Roman" w:hAnsi="Arial" w:cs="Arial"/>
                <w:color w:val="000000"/>
                <w:sz w:val="20"/>
                <w:szCs w:val="20"/>
                <w:lang w:val="en-GB" w:eastAsia="en-GB"/>
              </w:rPr>
              <w:t>, Couplings not marked as hydraulic or metal.</w:t>
            </w:r>
            <w:r>
              <w:rPr>
                <w:rFonts w:ascii="Arial" w:eastAsia="Times New Roman" w:hAnsi="Arial" w:cs="Arial"/>
                <w:color w:val="000000"/>
                <w:sz w:val="20"/>
                <w:szCs w:val="20"/>
                <w:lang w:val="en-GB" w:eastAsia="en-GB"/>
              </w:rPr>
              <w:t xml:space="preserve"> – see 5910</w:t>
            </w:r>
          </w:p>
        </w:tc>
      </w:tr>
      <w:tr w:rsidR="004C4E45" w:rsidRPr="004E3A96" w14:paraId="12C8E56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59E8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5FF26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D8A1ED"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Pipes - Victaulic &amp; Fittings</w:t>
            </w:r>
          </w:p>
        </w:tc>
      </w:tr>
      <w:tr w:rsidR="004C4E45" w:rsidRPr="004E3A96" w14:paraId="0C05C26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67FC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30044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DF928C"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All Seals and associated items</w:t>
            </w:r>
          </w:p>
        </w:tc>
      </w:tr>
      <w:tr w:rsidR="004C4E45" w:rsidRPr="004E3A96" w14:paraId="380789D4" w14:textId="77777777" w:rsidTr="00374966">
        <w:trPr>
          <w:trHeight w:val="282"/>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EBB9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F33B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B228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Valves</w:t>
            </w:r>
          </w:p>
        </w:tc>
      </w:tr>
      <w:tr w:rsidR="004C4E45" w:rsidRPr="004E3A96" w14:paraId="2E514DF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F514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2500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1DBA4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009498"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Abrasives</w:t>
            </w:r>
          </w:p>
        </w:tc>
      </w:tr>
      <w:tr w:rsidR="004C4E45" w:rsidRPr="004E3A96" w14:paraId="6B3EEFE0" w14:textId="77777777" w:rsidTr="00374966">
        <w:trPr>
          <w:trHeight w:val="336"/>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2969F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D2925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4DC9AE"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Drills, Bits &amp; Steel</w:t>
            </w:r>
          </w:p>
        </w:tc>
      </w:tr>
      <w:tr w:rsidR="004C4E45" w:rsidRPr="004E3A96" w14:paraId="01F052F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5522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AD3353"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492A81" w14:textId="1059FA00"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Vee, Fan and Drive Belts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brackets directly associated</w:t>
            </w:r>
          </w:p>
        </w:tc>
      </w:tr>
      <w:tr w:rsidR="004C4E45" w:rsidRPr="004E3A96" w14:paraId="7035000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B4E6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BB79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01866"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Welding Supplies</w:t>
            </w:r>
          </w:p>
        </w:tc>
      </w:tr>
      <w:tr w:rsidR="004C4E45" w:rsidRPr="004E3A96" w14:paraId="4BBF902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014C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3A8563"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127C6"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Office Furniture &amp; Supplies</w:t>
            </w:r>
          </w:p>
        </w:tc>
      </w:tr>
      <w:tr w:rsidR="004C4E45" w:rsidRPr="004E3A96" w14:paraId="68C5971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0ADF80"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2800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2CDA1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C4ED0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Oils, Greases, Lubricants</w:t>
            </w:r>
          </w:p>
        </w:tc>
      </w:tr>
      <w:tr w:rsidR="004C4E45" w:rsidRPr="004E3A96" w14:paraId="7D0BF6D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41D84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2900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13A30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6A09F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Fire Protection</w:t>
            </w:r>
          </w:p>
        </w:tc>
      </w:tr>
      <w:tr w:rsidR="004C4E45" w:rsidRPr="004E3A96" w14:paraId="21E764D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A120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2920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61F10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9DF5B2"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PPE &amp; Safety Supplies</w:t>
            </w:r>
          </w:p>
        </w:tc>
      </w:tr>
      <w:tr w:rsidR="004C4E45" w:rsidRPr="004E3A96" w14:paraId="31F221C0" w14:textId="77777777" w:rsidTr="00374966">
        <w:trPr>
          <w:trHeight w:val="268"/>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34D6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8DAAC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99522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Pump Parts &amp; Accessories</w:t>
            </w:r>
          </w:p>
        </w:tc>
      </w:tr>
      <w:tr w:rsidR="004C4E45" w:rsidRPr="004E3A96" w14:paraId="4FF357E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058C5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E55A9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64468E"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Water Supply System</w:t>
            </w:r>
          </w:p>
        </w:tc>
      </w:tr>
      <w:tr w:rsidR="004C4E45" w:rsidRPr="004E3A96" w14:paraId="58421F6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801A1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6217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71DD43" w14:textId="3D937004"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Compressors and A</w:t>
            </w:r>
            <w:r w:rsidRPr="004E3A96">
              <w:rPr>
                <w:rFonts w:ascii="Arial" w:eastAsia="Times New Roman" w:hAnsi="Arial" w:cs="Arial"/>
                <w:color w:val="000000"/>
                <w:sz w:val="20"/>
                <w:szCs w:val="20"/>
                <w:lang w:val="en-GB" w:eastAsia="en-GB"/>
              </w:rPr>
              <w:t>ccessories</w:t>
            </w:r>
          </w:p>
        </w:tc>
      </w:tr>
      <w:tr w:rsidR="004C4E45" w:rsidRPr="004E3A96" w14:paraId="73D7E3B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B272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3300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AE01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3300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0C73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Ground Engagement Tools - Tips, Blades, Buckets, Edges etc.</w:t>
            </w:r>
          </w:p>
        </w:tc>
      </w:tr>
      <w:tr w:rsidR="004C4E45" w:rsidRPr="004E3A96" w14:paraId="3ABAD0E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47058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3600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ABA1D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25099"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Tyres / Tires</w:t>
            </w:r>
          </w:p>
        </w:tc>
      </w:tr>
      <w:tr w:rsidR="004C4E45" w:rsidRPr="004E3A96" w14:paraId="2F2FF721" w14:textId="77777777" w:rsidTr="00374966">
        <w:trPr>
          <w:trHeight w:val="312"/>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ED072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38702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170C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Surface Equipment Parts</w:t>
            </w:r>
          </w:p>
        </w:tc>
      </w:tr>
      <w:tr w:rsidR="004C4E45" w:rsidRPr="004E3A96" w14:paraId="176DEA9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28845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6A68F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33270C"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Tracks &amp; Accessories - Links, Rollers, Track Pads and Parts</w:t>
            </w:r>
          </w:p>
        </w:tc>
      </w:tr>
      <w:tr w:rsidR="004C4E45" w:rsidRPr="004E3A96" w14:paraId="208B310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CDD78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16D9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A33092"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ADT machine spares and accessories</w:t>
            </w:r>
          </w:p>
        </w:tc>
      </w:tr>
      <w:tr w:rsidR="004C4E45" w:rsidRPr="004E3A96" w14:paraId="285F51A3"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480C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2E3F9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7D3A6"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CATERPILLAR accessories and spare parts - For body parts and non-specific parts (not listed separately)</w:t>
            </w:r>
          </w:p>
        </w:tc>
      </w:tr>
      <w:tr w:rsidR="004C4E45" w:rsidRPr="004E3A96" w14:paraId="0705AA48"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CB94E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1B848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01B57"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Hitachi accessories and spare parts - For body parts and non-specific parts (not listed separately)</w:t>
            </w:r>
          </w:p>
        </w:tc>
      </w:tr>
      <w:tr w:rsidR="004C4E45" w:rsidRPr="004E3A96" w14:paraId="74A243AF"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623F2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1EBC4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B28A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Drill Rig Spares &amp; Accessories - For body parts and non-specific parts (not listed separately)</w:t>
            </w:r>
          </w:p>
        </w:tc>
      </w:tr>
      <w:tr w:rsidR="004C4E45" w:rsidRPr="004E3A96" w14:paraId="31426F6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0B8E4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3760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F186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3E049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Volvo accessories and spare parts - For body parts and non-specific parts (not listed separately)</w:t>
            </w:r>
          </w:p>
        </w:tc>
      </w:tr>
      <w:tr w:rsidR="004C4E45" w:rsidRPr="004E3A96" w14:paraId="5EC3C70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03DC72" w14:textId="7A563C99"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3765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2CD975" w14:textId="5F6395BB"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D0C289" w14:textId="00D78E44"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P&amp;H accessories and spare parts</w:t>
            </w:r>
          </w:p>
        </w:tc>
      </w:tr>
      <w:tr w:rsidR="004C4E45" w:rsidRPr="004E3A96" w14:paraId="693B90F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61782C" w14:textId="4D19CBF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3770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4C1A28" w14:textId="7203AABB"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2C36B6" w14:textId="7C38270B"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Komatsu accessories and spare parts</w:t>
            </w:r>
          </w:p>
        </w:tc>
      </w:tr>
      <w:tr w:rsidR="004C4E45" w:rsidRPr="004E3A96" w14:paraId="0FEB9DC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8300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189C6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CD7419"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Timber, Lumber, Nails</w:t>
            </w:r>
          </w:p>
        </w:tc>
      </w:tr>
      <w:tr w:rsidR="004C4E45" w:rsidRPr="004E3A96" w14:paraId="67927268"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0FB13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E0BA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EE85DE"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Small Tools &amp; Supplies - mostly consumables or minor tools e.g. Chisels, drill bits etc.</w:t>
            </w:r>
          </w:p>
        </w:tc>
      </w:tr>
      <w:tr w:rsidR="004C4E45" w:rsidRPr="004E3A96" w14:paraId="5557291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3BFB0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1A80C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5D6E25"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Hand tools - The tool itself, </w:t>
            </w:r>
            <w:proofErr w:type="spellStart"/>
            <w:r w:rsidRPr="004E3A96">
              <w:rPr>
                <w:rFonts w:ascii="Arial" w:eastAsia="Times New Roman" w:hAnsi="Arial" w:cs="Arial"/>
                <w:color w:val="000000"/>
                <w:sz w:val="20"/>
                <w:szCs w:val="20"/>
                <w:lang w:val="en-GB" w:eastAsia="en-GB"/>
              </w:rPr>
              <w:t>incl</w:t>
            </w:r>
            <w:proofErr w:type="spellEnd"/>
            <w:r w:rsidRPr="004E3A96">
              <w:rPr>
                <w:rFonts w:ascii="Arial" w:eastAsia="Times New Roman" w:hAnsi="Arial" w:cs="Arial"/>
                <w:color w:val="000000"/>
                <w:sz w:val="20"/>
                <w:szCs w:val="20"/>
                <w:lang w:val="en-GB" w:eastAsia="en-GB"/>
              </w:rPr>
              <w:t xml:space="preserve"> specialized manufacturer tools e.g. CAT</w:t>
            </w:r>
          </w:p>
        </w:tc>
      </w:tr>
      <w:tr w:rsidR="004C4E45" w:rsidRPr="004E3A96" w14:paraId="5215699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FC17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4015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3E54A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DD1FB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proofErr w:type="spellStart"/>
            <w:r w:rsidRPr="004E3A96">
              <w:rPr>
                <w:rFonts w:ascii="Arial" w:eastAsia="Times New Roman" w:hAnsi="Arial" w:cs="Arial"/>
                <w:color w:val="000000"/>
                <w:sz w:val="20"/>
                <w:szCs w:val="20"/>
                <w:lang w:val="en-GB" w:eastAsia="en-GB"/>
              </w:rPr>
              <w:t>Aircon</w:t>
            </w:r>
            <w:proofErr w:type="spellEnd"/>
            <w:r w:rsidRPr="004E3A96">
              <w:rPr>
                <w:rFonts w:ascii="Arial" w:eastAsia="Times New Roman" w:hAnsi="Arial" w:cs="Arial"/>
                <w:color w:val="000000"/>
                <w:sz w:val="20"/>
                <w:szCs w:val="20"/>
                <w:lang w:val="en-GB" w:eastAsia="en-GB"/>
              </w:rPr>
              <w:t xml:space="preserve"> and accessories - For vehicle </w:t>
            </w:r>
            <w:proofErr w:type="spellStart"/>
            <w:r w:rsidRPr="004E3A96">
              <w:rPr>
                <w:rFonts w:ascii="Arial" w:eastAsia="Times New Roman" w:hAnsi="Arial" w:cs="Arial"/>
                <w:color w:val="000000"/>
                <w:sz w:val="20"/>
                <w:szCs w:val="20"/>
                <w:lang w:val="en-GB" w:eastAsia="en-GB"/>
              </w:rPr>
              <w:t>aircon</w:t>
            </w:r>
            <w:proofErr w:type="spellEnd"/>
            <w:r w:rsidRPr="004E3A96">
              <w:rPr>
                <w:rFonts w:ascii="Arial" w:eastAsia="Times New Roman" w:hAnsi="Arial" w:cs="Arial"/>
                <w:color w:val="000000"/>
                <w:sz w:val="20"/>
                <w:szCs w:val="20"/>
                <w:lang w:val="en-GB" w:eastAsia="en-GB"/>
              </w:rPr>
              <w:t xml:space="preserve"> specific items</w:t>
            </w:r>
          </w:p>
        </w:tc>
      </w:tr>
      <w:tr w:rsidR="004C4E45" w:rsidRPr="004E3A96" w14:paraId="12E1B53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80D11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E18C1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9BDFB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Cleaning materials</w:t>
            </w:r>
          </w:p>
        </w:tc>
      </w:tr>
      <w:tr w:rsidR="004C4E45" w:rsidRPr="004E3A96" w14:paraId="10B35BE3"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F0C02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4025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7E66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2F02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Fencing</w:t>
            </w:r>
          </w:p>
        </w:tc>
      </w:tr>
      <w:tr w:rsidR="004C4E45" w:rsidRPr="004E3A96" w14:paraId="5231D65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D8DFE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12122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BCB9D4"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Foodstuffs</w:t>
            </w:r>
          </w:p>
        </w:tc>
      </w:tr>
      <w:tr w:rsidR="004C4E45" w:rsidRPr="004E3A96" w14:paraId="6EFCD10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F83CF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4035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47B18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5F52EC"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Garden Equipment &amp; Accessories</w:t>
            </w:r>
          </w:p>
        </w:tc>
      </w:tr>
      <w:tr w:rsidR="004C4E45" w:rsidRPr="004E3A96" w14:paraId="01AE0D0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EB89E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15474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3494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Hospital &amp; First Aid Supplies</w:t>
            </w:r>
          </w:p>
        </w:tc>
      </w:tr>
      <w:tr w:rsidR="004C4E45" w:rsidRPr="004E3A96" w14:paraId="77CD381C"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3645E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4045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251EB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0CF2D8"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Packaging and storage accessories</w:t>
            </w:r>
          </w:p>
        </w:tc>
      </w:tr>
      <w:tr w:rsidR="004C4E45" w:rsidRPr="004E3A96" w14:paraId="1BB31A1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E7CB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lastRenderedPageBreak/>
              <w:t>4050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42E2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165476"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Stationery</w:t>
            </w:r>
          </w:p>
        </w:tc>
      </w:tr>
      <w:tr w:rsidR="004C4E45" w:rsidRPr="004E3A96" w14:paraId="36FA6CD3"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FDD64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4055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2326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351884"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Big Bags &amp; Other packaging</w:t>
            </w:r>
          </w:p>
        </w:tc>
      </w:tr>
      <w:tr w:rsidR="004C4E45" w:rsidRPr="004E3A96" w14:paraId="05828C2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DB19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4060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01FC7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DFA26"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Pest control</w:t>
            </w:r>
          </w:p>
        </w:tc>
      </w:tr>
      <w:tr w:rsidR="004C4E45" w:rsidRPr="004E3A96" w14:paraId="3B9501D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48644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4065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3CC28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C0554C"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Paint</w:t>
            </w:r>
          </w:p>
        </w:tc>
      </w:tr>
      <w:tr w:rsidR="004C4E45" w:rsidRPr="004E3A96" w14:paraId="6557C33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3E4D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4070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1F59F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3110A1"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Boiler Spares</w:t>
            </w:r>
          </w:p>
        </w:tc>
      </w:tr>
      <w:tr w:rsidR="004C4E45" w:rsidRPr="004E3A96" w14:paraId="7FE9F47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8B67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4075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AD213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3E1CF7"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Plumbing</w:t>
            </w:r>
          </w:p>
        </w:tc>
      </w:tr>
      <w:tr w:rsidR="004C4E45" w:rsidRPr="004E3A96" w14:paraId="7AA4558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535C2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4080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4355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29ED7"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Scaffolding</w:t>
            </w:r>
          </w:p>
        </w:tc>
      </w:tr>
      <w:tr w:rsidR="004C4E45" w:rsidRPr="004E3A96" w14:paraId="5C23123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72EBF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4090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2882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00DCCB"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Other </w:t>
            </w:r>
            <w:proofErr w:type="spellStart"/>
            <w:r w:rsidRPr="004E3A96">
              <w:rPr>
                <w:rFonts w:ascii="Arial" w:eastAsia="Times New Roman" w:hAnsi="Arial" w:cs="Arial"/>
                <w:color w:val="000000"/>
                <w:sz w:val="20"/>
                <w:szCs w:val="20"/>
                <w:lang w:val="en-GB" w:eastAsia="en-GB"/>
              </w:rPr>
              <w:t>misc</w:t>
            </w:r>
            <w:proofErr w:type="spellEnd"/>
            <w:r w:rsidRPr="004E3A96">
              <w:rPr>
                <w:rFonts w:ascii="Arial" w:eastAsia="Times New Roman" w:hAnsi="Arial" w:cs="Arial"/>
                <w:color w:val="000000"/>
                <w:sz w:val="20"/>
                <w:szCs w:val="20"/>
                <w:lang w:val="en-GB" w:eastAsia="en-GB"/>
              </w:rPr>
              <w:t xml:space="preserve"> Supplies</w:t>
            </w:r>
          </w:p>
        </w:tc>
      </w:tr>
      <w:tr w:rsidR="004C4E45" w:rsidRPr="004E3A96" w14:paraId="4CEF8313"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7DAF5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4100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BCE97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4100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82A48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Lighting and Accessories - Lamps and general Light Fittings (Vehicle specific items to individual vehicle types and EMV)</w:t>
            </w:r>
          </w:p>
        </w:tc>
      </w:tr>
      <w:tr w:rsidR="004C4E45" w:rsidRPr="004E3A96" w14:paraId="112955C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843F2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4200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7881E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4200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F0EFB9"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Laboratory Supplies</w:t>
            </w:r>
          </w:p>
        </w:tc>
      </w:tr>
      <w:tr w:rsidR="004C4E45" w:rsidRPr="004E3A96" w14:paraId="3119876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CCE81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4300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F0C60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58E36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Ore Refinement Equipment Supplies</w:t>
            </w:r>
          </w:p>
        </w:tc>
      </w:tr>
      <w:tr w:rsidR="004C4E45" w:rsidRPr="004E3A96" w14:paraId="2315178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6CDDE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4400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89AC1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4400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FF55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Other Refining Equipment Supplies</w:t>
            </w:r>
          </w:p>
        </w:tc>
      </w:tr>
      <w:tr w:rsidR="004C4E45" w:rsidRPr="004E3A96" w14:paraId="0D4A7AF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33691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4500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54285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7623DB"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Computer Software &amp; Hardware</w:t>
            </w:r>
          </w:p>
        </w:tc>
      </w:tr>
      <w:tr w:rsidR="004C4E45" w:rsidRPr="004E3A96" w14:paraId="441C18A3"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5C8A4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4600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32C91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4600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7C7EDF" w14:textId="78786B5A"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Water Treat</w:t>
            </w:r>
            <w:r>
              <w:rPr>
                <w:rFonts w:ascii="Arial" w:eastAsia="Times New Roman" w:hAnsi="Arial" w:cs="Arial"/>
                <w:color w:val="000000"/>
                <w:sz w:val="20"/>
                <w:szCs w:val="20"/>
                <w:lang w:val="en-GB" w:eastAsia="en-GB"/>
              </w:rPr>
              <w:t>ment Equipment/Chemicals</w:t>
            </w:r>
          </w:p>
        </w:tc>
      </w:tr>
      <w:tr w:rsidR="004C4E45" w:rsidRPr="004E3A96" w14:paraId="4D9706F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EA072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20FFC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DFCC7"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Refractory Products</w:t>
            </w:r>
          </w:p>
        </w:tc>
      </w:tr>
      <w:tr w:rsidR="004C4E45" w:rsidRPr="004E3A96" w14:paraId="7728A01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396D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4800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F784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E7EAD4"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Locomotive, Rail and Track materials</w:t>
            </w:r>
          </w:p>
        </w:tc>
      </w:tr>
      <w:tr w:rsidR="004C4E45" w:rsidRPr="004E3A96" w14:paraId="0E3B809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93048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4900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2164E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234AD" w14:textId="6BCFD805"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Wire Ropes and Chains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Crane Cables</w:t>
            </w:r>
          </w:p>
        </w:tc>
      </w:tr>
      <w:tr w:rsidR="004C4E45" w:rsidRPr="004E3A96" w14:paraId="1F13589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C07C4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D0A8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EAB0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U/G Equipment Parts</w:t>
            </w:r>
          </w:p>
        </w:tc>
      </w:tr>
      <w:tr w:rsidR="004C4E45" w:rsidRPr="004E3A96" w14:paraId="384E3A7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3ABC8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5010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5E48F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320C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Ventilation &amp; Accessories</w:t>
            </w:r>
          </w:p>
        </w:tc>
      </w:tr>
      <w:tr w:rsidR="004C4E45" w:rsidRPr="004E3A96" w14:paraId="409DC5DF" w14:textId="77777777" w:rsidTr="00374966">
        <w:trPr>
          <w:trHeight w:val="10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264AA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5100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0A33C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5100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E5453B"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Instrumentation - Controls, Solenoid, PLC's ECU's all items related to equipment control, meters mechanical and digital and plant specific equipment i.e. Siemens </w:t>
            </w:r>
          </w:p>
        </w:tc>
      </w:tr>
      <w:tr w:rsidR="004C4E45" w:rsidRPr="004E3A96" w14:paraId="5D1B2D3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BCC2E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5110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8D9E9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5100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5556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Digital Scales and Accessories</w:t>
            </w:r>
          </w:p>
        </w:tc>
      </w:tr>
      <w:tr w:rsidR="004C4E45" w:rsidRPr="004E3A96" w14:paraId="134732A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A238B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65FAD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4FB7B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Bulk Oxygen</w:t>
            </w:r>
          </w:p>
        </w:tc>
      </w:tr>
      <w:tr w:rsidR="004C4E45" w:rsidRPr="004E3A96" w14:paraId="27EC882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6F2EB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5F507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AF521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Carbon</w:t>
            </w:r>
          </w:p>
        </w:tc>
      </w:tr>
      <w:tr w:rsidR="004C4E45" w:rsidRPr="004E3A96" w14:paraId="09638A0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2F431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2E834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22C81C"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Cyanide</w:t>
            </w:r>
          </w:p>
        </w:tc>
      </w:tr>
      <w:tr w:rsidR="004C4E45" w:rsidRPr="004E3A96" w14:paraId="0433742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B3F12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5315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8777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05B8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Lime</w:t>
            </w:r>
          </w:p>
        </w:tc>
      </w:tr>
      <w:tr w:rsidR="004C4E45" w:rsidRPr="004E3A96" w14:paraId="20DC45A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FCB60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E099B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40B7E9"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Caustic Soda</w:t>
            </w:r>
          </w:p>
        </w:tc>
      </w:tr>
      <w:tr w:rsidR="004C4E45" w:rsidRPr="004E3A96" w14:paraId="618C107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7FF3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5325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B5BC2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05366"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Flocculent</w:t>
            </w:r>
          </w:p>
        </w:tc>
      </w:tr>
      <w:tr w:rsidR="004C4E45" w:rsidRPr="004E3A96" w14:paraId="63AE85EC"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1CAE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B2E16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4557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Nitric Acid</w:t>
            </w:r>
          </w:p>
        </w:tc>
      </w:tr>
      <w:tr w:rsidR="004C4E45" w:rsidRPr="004E3A96" w14:paraId="080D39F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49F9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5335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AB95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33ECB8" w14:textId="138DBB3C" w:rsidR="004C4E45" w:rsidRPr="004E3A96" w:rsidRDefault="004C4E45" w:rsidP="00E90D86">
            <w:pPr>
              <w:spacing w:before="0" w:after="0" w:line="240" w:lineRule="auto"/>
              <w:rPr>
                <w:rFonts w:ascii="Arial" w:eastAsia="Times New Roman" w:hAnsi="Arial" w:cs="Arial"/>
                <w:color w:val="000000"/>
                <w:sz w:val="20"/>
                <w:szCs w:val="20"/>
                <w:lang w:val="en-GB" w:eastAsia="en-GB"/>
              </w:rPr>
            </w:pPr>
            <w:proofErr w:type="spellStart"/>
            <w:r w:rsidRPr="004E3A96">
              <w:rPr>
                <w:rFonts w:ascii="Arial" w:eastAsia="Times New Roman" w:hAnsi="Arial" w:cs="Arial"/>
                <w:color w:val="000000"/>
                <w:sz w:val="20"/>
                <w:szCs w:val="20"/>
                <w:lang w:val="en-GB" w:eastAsia="en-GB"/>
              </w:rPr>
              <w:t>CalFoam</w:t>
            </w:r>
            <w:proofErr w:type="spellEnd"/>
            <w:r>
              <w:rPr>
                <w:rFonts w:ascii="Arial" w:eastAsia="Times New Roman" w:hAnsi="Arial" w:cs="Arial"/>
                <w:color w:val="000000"/>
                <w:sz w:val="20"/>
                <w:szCs w:val="20"/>
                <w:lang w:val="en-GB" w:eastAsia="en-GB"/>
              </w:rPr>
              <w:t xml:space="preserve"> </w:t>
            </w:r>
            <w:r w:rsidRPr="004E3A96">
              <w:rPr>
                <w:rFonts w:ascii="Arial" w:eastAsia="Times New Roman" w:hAnsi="Arial" w:cs="Arial"/>
                <w:color w:val="000000"/>
                <w:sz w:val="20"/>
                <w:szCs w:val="20"/>
                <w:lang w:val="en-GB" w:eastAsia="en-GB"/>
              </w:rPr>
              <w:t>Graphite</w:t>
            </w:r>
          </w:p>
        </w:tc>
      </w:tr>
      <w:tr w:rsidR="004C4E45" w:rsidRPr="004E3A96" w14:paraId="65A3828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6955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4D3E0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F344CE"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Diluent - </w:t>
            </w:r>
            <w:proofErr w:type="spellStart"/>
            <w:r w:rsidRPr="004E3A96">
              <w:rPr>
                <w:rFonts w:ascii="Arial" w:eastAsia="Times New Roman" w:hAnsi="Arial" w:cs="Arial"/>
                <w:color w:val="000000"/>
                <w:sz w:val="20"/>
                <w:szCs w:val="20"/>
                <w:lang w:val="en-GB" w:eastAsia="en-GB"/>
              </w:rPr>
              <w:t>Shellsol</w:t>
            </w:r>
            <w:proofErr w:type="spellEnd"/>
          </w:p>
        </w:tc>
      </w:tr>
      <w:tr w:rsidR="004C4E45" w:rsidRPr="004E3A96" w14:paraId="58B0EDE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454C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5345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C461C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0F4AB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proofErr w:type="spellStart"/>
            <w:r w:rsidRPr="004E3A96">
              <w:rPr>
                <w:rFonts w:ascii="Arial" w:eastAsia="Times New Roman" w:hAnsi="Arial" w:cs="Arial"/>
                <w:color w:val="000000"/>
                <w:sz w:val="20"/>
                <w:szCs w:val="20"/>
                <w:lang w:val="en-GB" w:eastAsia="en-GB"/>
              </w:rPr>
              <w:t>Extractent</w:t>
            </w:r>
            <w:proofErr w:type="spellEnd"/>
            <w:r w:rsidRPr="004E3A96">
              <w:rPr>
                <w:rFonts w:ascii="Arial" w:eastAsia="Times New Roman" w:hAnsi="Arial" w:cs="Arial"/>
                <w:color w:val="000000"/>
                <w:sz w:val="20"/>
                <w:szCs w:val="20"/>
                <w:lang w:val="en-GB" w:eastAsia="en-GB"/>
              </w:rPr>
              <w:t xml:space="preserve"> - LIX</w:t>
            </w:r>
          </w:p>
        </w:tc>
      </w:tr>
      <w:tr w:rsidR="004C4E45" w:rsidRPr="004E3A96" w14:paraId="5D82DD7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A4421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89220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F62F56" w14:textId="0A47909C" w:rsidR="004C4E45" w:rsidRPr="004E3A96" w:rsidRDefault="004C4E45" w:rsidP="00E90D86">
            <w:pPr>
              <w:spacing w:before="0" w:after="0" w:line="240" w:lineRule="auto"/>
              <w:rPr>
                <w:rFonts w:ascii="Arial" w:eastAsia="Times New Roman" w:hAnsi="Arial" w:cs="Arial"/>
                <w:color w:val="000000"/>
                <w:sz w:val="20"/>
                <w:szCs w:val="20"/>
                <w:lang w:val="en-GB" w:eastAsia="en-GB"/>
              </w:rPr>
            </w:pPr>
            <w:proofErr w:type="spellStart"/>
            <w:r>
              <w:rPr>
                <w:rFonts w:ascii="Arial" w:eastAsia="Times New Roman" w:hAnsi="Arial" w:cs="Arial"/>
                <w:color w:val="000000"/>
                <w:sz w:val="20"/>
                <w:szCs w:val="20"/>
                <w:lang w:val="en-GB" w:eastAsia="en-GB"/>
              </w:rPr>
              <w:t>FeSi</w:t>
            </w:r>
            <w:proofErr w:type="spellEnd"/>
            <w:r>
              <w:rPr>
                <w:rFonts w:ascii="Arial" w:eastAsia="Times New Roman" w:hAnsi="Arial" w:cs="Arial"/>
                <w:color w:val="000000"/>
                <w:sz w:val="20"/>
                <w:szCs w:val="20"/>
                <w:lang w:val="en-GB" w:eastAsia="en-GB"/>
              </w:rPr>
              <w:t xml:space="preserve"> (Ferrosi</w:t>
            </w:r>
            <w:r w:rsidRPr="004E3A96">
              <w:rPr>
                <w:rFonts w:ascii="Arial" w:eastAsia="Times New Roman" w:hAnsi="Arial" w:cs="Arial"/>
                <w:color w:val="000000"/>
                <w:sz w:val="20"/>
                <w:szCs w:val="20"/>
                <w:lang w:val="en-GB" w:eastAsia="en-GB"/>
              </w:rPr>
              <w:t>licon)</w:t>
            </w:r>
          </w:p>
        </w:tc>
      </w:tr>
      <w:tr w:rsidR="004C4E45" w:rsidRPr="004E3A96" w14:paraId="7207B79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8104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5355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16388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07E5C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SMBS (Sodium </w:t>
            </w:r>
            <w:proofErr w:type="spellStart"/>
            <w:r w:rsidRPr="004E3A96">
              <w:rPr>
                <w:rFonts w:ascii="Arial" w:eastAsia="Times New Roman" w:hAnsi="Arial" w:cs="Arial"/>
                <w:color w:val="000000"/>
                <w:sz w:val="20"/>
                <w:szCs w:val="20"/>
                <w:lang w:val="en-GB" w:eastAsia="en-GB"/>
              </w:rPr>
              <w:t>Metabisulfite</w:t>
            </w:r>
            <w:proofErr w:type="spellEnd"/>
            <w:r w:rsidRPr="004E3A96">
              <w:rPr>
                <w:rFonts w:ascii="Arial" w:eastAsia="Times New Roman" w:hAnsi="Arial" w:cs="Arial"/>
                <w:color w:val="000000"/>
                <w:sz w:val="20"/>
                <w:szCs w:val="20"/>
                <w:lang w:val="en-GB" w:eastAsia="en-GB"/>
              </w:rPr>
              <w:t>)</w:t>
            </w:r>
          </w:p>
        </w:tc>
      </w:tr>
      <w:tr w:rsidR="004C4E45" w:rsidRPr="004E3A96" w14:paraId="732CCAA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ACA0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5360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C4AAB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927204"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SO2 / Sulphur Dioxide</w:t>
            </w:r>
          </w:p>
        </w:tc>
      </w:tr>
      <w:tr w:rsidR="004C4E45" w:rsidRPr="004E3A96" w14:paraId="7C3723E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66981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5365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E6AD1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B314F1" w14:textId="32E73E12"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Sulphuric Acid</w:t>
            </w:r>
          </w:p>
        </w:tc>
      </w:tr>
      <w:tr w:rsidR="004C4E45" w:rsidRPr="004E3A96" w14:paraId="2C57E31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A857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5370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F8AB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701EB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Magnesium Oxide</w:t>
            </w:r>
          </w:p>
        </w:tc>
      </w:tr>
      <w:tr w:rsidR="004C4E45" w:rsidRPr="004E3A96" w14:paraId="269FA5B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AEFC0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5375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07BE9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F8609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Sulphur</w:t>
            </w:r>
          </w:p>
        </w:tc>
      </w:tr>
      <w:tr w:rsidR="004C4E45" w:rsidRPr="004E3A96" w14:paraId="3AFC23D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A5B50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5380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1F7D7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B147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Other chemicals and reagents</w:t>
            </w:r>
          </w:p>
        </w:tc>
      </w:tr>
      <w:tr w:rsidR="004C4E45" w:rsidRPr="004E3A96" w14:paraId="31A5B75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6F0E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5385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85926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0EDFA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Magnesium Hydroxide</w:t>
            </w:r>
          </w:p>
        </w:tc>
      </w:tr>
      <w:tr w:rsidR="004C4E45" w:rsidRPr="004E3A96" w14:paraId="1811112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789F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5390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521F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329A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Sodium Hydroxide</w:t>
            </w:r>
          </w:p>
        </w:tc>
      </w:tr>
      <w:tr w:rsidR="004C4E45" w:rsidRPr="004E3A96" w14:paraId="39B8328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CBF52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5395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9FB1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44E2A9"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Hydrochloric Acid</w:t>
            </w:r>
          </w:p>
        </w:tc>
      </w:tr>
      <w:tr w:rsidR="004C4E45" w:rsidRPr="004E3A96" w14:paraId="39CDD56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783E2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5400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F59D2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5400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8768D6"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Muriatic Acid</w:t>
            </w:r>
          </w:p>
        </w:tc>
      </w:tr>
      <w:tr w:rsidR="004C4E45" w:rsidRPr="004E3A96" w14:paraId="611A80E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F927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5405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231A8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5400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0049C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Hydrogen Peroxide</w:t>
            </w:r>
          </w:p>
        </w:tc>
      </w:tr>
      <w:tr w:rsidR="004C4E45" w:rsidRPr="004E3A96" w14:paraId="1DD38CE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CFE74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5500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E83B9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1DB5C7"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Grinding media #2 Mill-Slugs and Balls</w:t>
            </w:r>
          </w:p>
        </w:tc>
      </w:tr>
      <w:tr w:rsidR="004C4E45" w:rsidRPr="004E3A96" w14:paraId="76B7C5C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D14C3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5610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4B83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5600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7DC9E8"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Transformers</w:t>
            </w:r>
          </w:p>
        </w:tc>
      </w:tr>
      <w:tr w:rsidR="004C4E45" w:rsidRPr="004E3A96" w14:paraId="56EC8709" w14:textId="77777777" w:rsidTr="00374966">
        <w:trPr>
          <w:trHeight w:val="1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C920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lastRenderedPageBreak/>
              <w:t>5620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EC06A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DF8B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Power transmission and Bearings - General use Gearboxes, pulleys, tire and shaft connectors, drive shafts, sprockets, clutches, universal joints, shafts on drive train, differentials, bearing related items like cups, cones, brackets etc. (All Vehicle specific to individual vehicles types)</w:t>
            </w:r>
          </w:p>
        </w:tc>
      </w:tr>
      <w:tr w:rsidR="004C4E45" w:rsidRPr="004E3A96" w14:paraId="0A1D746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5415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A8244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2CAD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Conveyor spare parts and accessories</w:t>
            </w:r>
          </w:p>
        </w:tc>
      </w:tr>
      <w:tr w:rsidR="004C4E45" w:rsidRPr="004E3A96" w14:paraId="7BEF668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08420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5750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DADF5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ADADC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Assays</w:t>
            </w:r>
          </w:p>
        </w:tc>
      </w:tr>
      <w:tr w:rsidR="004C4E45" w:rsidRPr="004E3A96" w14:paraId="1F46D08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D49B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4106D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962CF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Mill Liners &amp; Supplies</w:t>
            </w:r>
          </w:p>
        </w:tc>
      </w:tr>
      <w:tr w:rsidR="004C4E45" w:rsidRPr="004E3A96" w14:paraId="3D01311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BB712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F0233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70CC2" w14:textId="1E9CA9E2"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Crushing equip</w:t>
            </w:r>
            <w:r>
              <w:rPr>
                <w:rFonts w:ascii="Arial" w:eastAsia="Times New Roman" w:hAnsi="Arial" w:cs="Arial"/>
                <w:color w:val="000000"/>
                <w:sz w:val="20"/>
                <w:szCs w:val="20"/>
                <w:lang w:val="en-GB" w:eastAsia="en-GB"/>
              </w:rPr>
              <w:t>ment</w:t>
            </w:r>
            <w:r w:rsidRPr="004E3A96">
              <w:rPr>
                <w:rFonts w:ascii="Arial" w:eastAsia="Times New Roman" w:hAnsi="Arial" w:cs="Arial"/>
                <w:color w:val="000000"/>
                <w:sz w:val="20"/>
                <w:szCs w:val="20"/>
                <w:lang w:val="en-GB" w:eastAsia="en-GB"/>
              </w:rPr>
              <w:t xml:space="preserve"> and accessories</w:t>
            </w:r>
          </w:p>
        </w:tc>
      </w:tr>
      <w:tr w:rsidR="004C4E45" w:rsidRPr="004E3A96" w14:paraId="4326C90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5053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64E75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57034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Mill spare parts and accessories</w:t>
            </w:r>
          </w:p>
        </w:tc>
      </w:tr>
      <w:tr w:rsidR="004C4E45" w:rsidRPr="004E3A96" w14:paraId="549541E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FB483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E600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168FBE" w14:textId="0C572184"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Brakes - All brake related items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pads, brake cylinders, valves, cylinders  etc.</w:t>
            </w:r>
          </w:p>
        </w:tc>
      </w:tr>
      <w:tr w:rsidR="004C4E45" w:rsidRPr="004E3A96" w14:paraId="66E6148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0DA7C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BA43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1AC91" w14:textId="5A52536C"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Filters -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elements and fittings, driers, fuel water separators</w:t>
            </w:r>
          </w:p>
        </w:tc>
      </w:tr>
      <w:tr w:rsidR="004C4E45" w:rsidRPr="004E3A96" w14:paraId="17C44C29" w14:textId="77777777" w:rsidTr="00374966">
        <w:trPr>
          <w:trHeight w:val="76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AFA2A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F4E9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A5464" w14:textId="5FA04CAB"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Hydraulic Hoses &amp; Accessories - Only hydraulic hoses and accessories, other hydraulic items like pumps fall under the equipment. Excl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Filter</w:t>
            </w:r>
            <w:r>
              <w:rPr>
                <w:rFonts w:ascii="Arial" w:eastAsia="Times New Roman" w:hAnsi="Arial" w:cs="Arial"/>
                <w:color w:val="000000"/>
                <w:sz w:val="20"/>
                <w:szCs w:val="20"/>
                <w:lang w:val="en-GB" w:eastAsia="en-GB"/>
              </w:rPr>
              <w:t>s</w:t>
            </w:r>
            <w:r w:rsidRPr="004E3A96">
              <w:rPr>
                <w:rFonts w:ascii="Arial" w:eastAsia="Times New Roman" w:hAnsi="Arial" w:cs="Arial"/>
                <w:color w:val="000000"/>
                <w:sz w:val="20"/>
                <w:szCs w:val="20"/>
                <w:lang w:val="en-GB" w:eastAsia="en-GB"/>
              </w:rPr>
              <w:t xml:space="preserve"> and seals.</w:t>
            </w:r>
          </w:p>
        </w:tc>
      </w:tr>
      <w:tr w:rsidR="004C4E45" w:rsidRPr="004E3A96" w14:paraId="61E2234F"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A6D7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5915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6BE1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4BE6CE"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Light Vehicle Parts - For body parts and non-specific parts (not listed separately), vehicle specific parts</w:t>
            </w:r>
          </w:p>
        </w:tc>
      </w:tr>
      <w:tr w:rsidR="004C4E45" w:rsidRPr="004E3A96" w14:paraId="21C9135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71699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B875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1286C5"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Mechanical Parts - Only use in exceptional cases where mechanical parts can't be allocated to e.g. CAT</w:t>
            </w:r>
          </w:p>
        </w:tc>
      </w:tr>
      <w:tr w:rsidR="004C4E45" w:rsidRPr="004E3A96" w14:paraId="269463E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7363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5925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888E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F8EC1"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Road Maintenance</w:t>
            </w:r>
          </w:p>
        </w:tc>
      </w:tr>
      <w:tr w:rsidR="004C4E45" w:rsidRPr="004E3A96" w14:paraId="694E404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93A9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DA342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0FE84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Camp equipment</w:t>
            </w:r>
          </w:p>
        </w:tc>
      </w:tr>
      <w:tr w:rsidR="004C4E45" w:rsidRPr="004E3A96" w14:paraId="31C51869" w14:textId="77777777" w:rsidTr="00374966">
        <w:trPr>
          <w:trHeight w:val="76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40FB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5935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DC0DB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1390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Crane Spares and accessories - For body parts and non-specific parts (not listed separately), all mobile cranes Terrex, Tadano, Zoom Lion</w:t>
            </w:r>
          </w:p>
        </w:tc>
      </w:tr>
      <w:tr w:rsidR="004C4E45" w:rsidRPr="004E3A96" w14:paraId="220A582A" w14:textId="77777777" w:rsidTr="00374966">
        <w:trPr>
          <w:trHeight w:val="436"/>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46325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5DDF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30E69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Geological and survey equipment</w:t>
            </w:r>
          </w:p>
        </w:tc>
      </w:tr>
      <w:tr w:rsidR="004C4E45" w:rsidRPr="004E3A96" w14:paraId="4D44728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E5170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5945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B1443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80BAA"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Skid Steer Loader accessories and spares - For body parts and non-specific parts (not listed separately), Bobcats</w:t>
            </w:r>
          </w:p>
        </w:tc>
      </w:tr>
      <w:tr w:rsidR="004C4E45" w:rsidRPr="004E3A96" w14:paraId="100EF62A" w14:textId="77777777" w:rsidTr="00374966">
        <w:trPr>
          <w:trHeight w:val="76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EA123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5955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CA714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A0001"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Other mobile equipment spare parts - For body parts and non-specific parts (not listed separately) for trucks, JCB and CAT etc. forklifts </w:t>
            </w:r>
          </w:p>
        </w:tc>
      </w:tr>
      <w:tr w:rsidR="004C4E45" w:rsidRPr="004E3A96" w14:paraId="313C0F6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066DE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5960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2AC5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7A9DB"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Security Equipment</w:t>
            </w:r>
          </w:p>
        </w:tc>
      </w:tr>
      <w:tr w:rsidR="004C4E45" w:rsidRPr="004E3A96" w14:paraId="6C27858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288C6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5965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F5A6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8BCC3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Hoist Parts - Hoist blocks, cables, attachments to hoisting gear</w:t>
            </w:r>
          </w:p>
        </w:tc>
      </w:tr>
    </w:tbl>
    <w:p w14:paraId="07BF4F08" w14:textId="77777777" w:rsidR="004E3A96" w:rsidRDefault="004E3A96" w:rsidP="00452631">
      <w:pPr>
        <w:spacing w:before="0" w:after="0"/>
        <w:ind w:left="144"/>
        <w:rPr>
          <w:rFonts w:ascii="Arial" w:hAnsi="Arial" w:cs="Arial"/>
          <w:sz w:val="20"/>
          <w:szCs w:val="20"/>
        </w:rPr>
      </w:pPr>
    </w:p>
    <w:p w14:paraId="726F7C01" w14:textId="2D034476" w:rsidR="006550B2" w:rsidRDefault="006550B2">
      <w:pPr>
        <w:spacing w:before="0"/>
        <w:rPr>
          <w:rFonts w:ascii="Arial" w:hAnsi="Arial" w:cs="Arial"/>
          <w:sz w:val="20"/>
          <w:szCs w:val="20"/>
        </w:rPr>
      </w:pPr>
    </w:p>
    <w:p w14:paraId="648DAD6B" w14:textId="78FEE485" w:rsidR="00594445" w:rsidRDefault="00594445" w:rsidP="00337824">
      <w:pPr>
        <w:pStyle w:val="Heading3"/>
        <w:numPr>
          <w:ilvl w:val="0"/>
          <w:numId w:val="2"/>
        </w:numPr>
        <w:spacing w:before="0" w:line="240" w:lineRule="auto"/>
        <w:rPr>
          <w:rFonts w:ascii="Arial" w:hAnsi="Arial" w:cs="Arial"/>
          <w:sz w:val="20"/>
          <w:szCs w:val="20"/>
          <w:u w:val="single"/>
        </w:rPr>
      </w:pPr>
      <w:bookmarkStart w:id="547" w:name="_Toc81569822"/>
      <w:r w:rsidRPr="004A468A">
        <w:rPr>
          <w:rFonts w:ascii="Arial" w:hAnsi="Arial" w:cs="Arial"/>
          <w:sz w:val="20"/>
          <w:szCs w:val="20"/>
          <w:u w:val="single"/>
        </w:rPr>
        <w:t>MATERIAL TYPE</w:t>
      </w:r>
      <w:bookmarkEnd w:id="547"/>
    </w:p>
    <w:p w14:paraId="6591AA8A" w14:textId="77777777" w:rsidR="00452631" w:rsidRPr="00452631" w:rsidRDefault="00452631" w:rsidP="009F0775">
      <w:pPr>
        <w:spacing w:before="0" w:after="0"/>
      </w:pPr>
    </w:p>
    <w:tbl>
      <w:tblPr>
        <w:tblStyle w:val="TableGrid"/>
        <w:tblW w:w="9606" w:type="dxa"/>
        <w:tblInd w:w="-113" w:type="dxa"/>
        <w:tblLook w:val="04A0" w:firstRow="1" w:lastRow="0" w:firstColumn="1" w:lastColumn="0" w:noHBand="0" w:noVBand="1"/>
      </w:tblPr>
      <w:tblGrid>
        <w:gridCol w:w="1809"/>
        <w:gridCol w:w="7797"/>
      </w:tblGrid>
      <w:tr w:rsidR="004C400D" w:rsidRPr="004A468A" w14:paraId="4CADD8D8" w14:textId="77777777" w:rsidTr="00374966">
        <w:tc>
          <w:tcPr>
            <w:tcW w:w="1809" w:type="dxa"/>
            <w:shd w:val="clear" w:color="auto" w:fill="FFFF00"/>
            <w:vAlign w:val="center"/>
          </w:tcPr>
          <w:p w14:paraId="7A60DCA5" w14:textId="17AA694C" w:rsidR="004C400D" w:rsidRPr="00495A22" w:rsidRDefault="004C400D">
            <w:pPr>
              <w:spacing w:before="0"/>
              <w:ind w:left="144"/>
              <w:jc w:val="center"/>
              <w:rPr>
                <w:rFonts w:ascii="Arial" w:hAnsi="Arial" w:cs="Arial"/>
                <w:b/>
                <w:sz w:val="20"/>
                <w:szCs w:val="20"/>
              </w:rPr>
            </w:pPr>
            <w:r>
              <w:rPr>
                <w:rFonts w:ascii="Arial" w:hAnsi="Arial" w:cs="Arial"/>
                <w:b/>
                <w:sz w:val="20"/>
                <w:szCs w:val="20"/>
              </w:rPr>
              <w:t>Material Type</w:t>
            </w:r>
          </w:p>
        </w:tc>
        <w:tc>
          <w:tcPr>
            <w:tcW w:w="7797" w:type="dxa"/>
            <w:shd w:val="clear" w:color="auto" w:fill="FFFF00"/>
          </w:tcPr>
          <w:p w14:paraId="70FD9E46" w14:textId="03EEF033" w:rsidR="004C400D" w:rsidRPr="00495A22" w:rsidRDefault="004C400D">
            <w:pPr>
              <w:spacing w:before="0"/>
              <w:ind w:left="144"/>
              <w:jc w:val="both"/>
              <w:rPr>
                <w:rFonts w:ascii="Arial" w:hAnsi="Arial" w:cs="Arial"/>
                <w:b/>
                <w:sz w:val="20"/>
                <w:szCs w:val="20"/>
              </w:rPr>
            </w:pPr>
            <w:r>
              <w:rPr>
                <w:rFonts w:ascii="Arial" w:hAnsi="Arial" w:cs="Arial"/>
                <w:b/>
                <w:sz w:val="20"/>
                <w:szCs w:val="20"/>
              </w:rPr>
              <w:t>Description</w:t>
            </w:r>
          </w:p>
        </w:tc>
      </w:tr>
      <w:tr w:rsidR="006C4D92" w:rsidRPr="004A468A" w14:paraId="0DAEBC59" w14:textId="77777777" w:rsidTr="00374966">
        <w:tc>
          <w:tcPr>
            <w:tcW w:w="1809" w:type="dxa"/>
            <w:vAlign w:val="center"/>
          </w:tcPr>
          <w:p w14:paraId="06CB8076" w14:textId="45931841" w:rsidR="006C4D92" w:rsidRPr="00495A22" w:rsidRDefault="006C4D92" w:rsidP="00495A22">
            <w:pPr>
              <w:spacing w:before="0"/>
              <w:ind w:left="144"/>
              <w:jc w:val="center"/>
              <w:rPr>
                <w:rFonts w:ascii="Arial" w:hAnsi="Arial" w:cs="Arial"/>
                <w:b/>
                <w:sz w:val="20"/>
                <w:szCs w:val="20"/>
              </w:rPr>
            </w:pPr>
            <w:r w:rsidRPr="00495A22">
              <w:rPr>
                <w:rFonts w:ascii="Arial" w:hAnsi="Arial" w:cs="Arial"/>
                <w:b/>
                <w:sz w:val="20"/>
                <w:szCs w:val="20"/>
              </w:rPr>
              <w:t>ERSA</w:t>
            </w:r>
          </w:p>
        </w:tc>
        <w:tc>
          <w:tcPr>
            <w:tcW w:w="7797" w:type="dxa"/>
          </w:tcPr>
          <w:p w14:paraId="21FF1535" w14:textId="11ECD483" w:rsidR="006C4D92" w:rsidRPr="004A468A" w:rsidRDefault="006C4D92" w:rsidP="00495A22">
            <w:pPr>
              <w:spacing w:before="0"/>
              <w:ind w:left="144"/>
              <w:jc w:val="both"/>
              <w:rPr>
                <w:rFonts w:ascii="Arial" w:hAnsi="Arial" w:cs="Arial"/>
                <w:sz w:val="20"/>
                <w:szCs w:val="20"/>
              </w:rPr>
            </w:pPr>
            <w:r w:rsidRPr="00495A22">
              <w:rPr>
                <w:rFonts w:ascii="Arial" w:hAnsi="Arial" w:cs="Arial"/>
                <w:b/>
                <w:sz w:val="20"/>
                <w:szCs w:val="20"/>
              </w:rPr>
              <w:t>Spare Parts</w:t>
            </w:r>
            <w:r w:rsidRPr="004A468A">
              <w:rPr>
                <w:rFonts w:ascii="Arial" w:hAnsi="Arial" w:cs="Arial"/>
                <w:sz w:val="20"/>
                <w:szCs w:val="20"/>
              </w:rPr>
              <w:t xml:space="preserve"> – Spare parts are used to replace defective parts. They may be kept in stock with stock levels. A Material Master record of this material type will contain basic data, purchasing data, Plant/Storage data, MRP and accounting data. It can be an integral part for maintenance bills of materials (BOMs) an example of a spare part would be a specific hydraulic oil filter for a truck or loader. This will also encompass parts used in manufacturing that are replace or repairable.</w:t>
            </w:r>
            <w:r w:rsidR="00247950" w:rsidRPr="004A468A">
              <w:rPr>
                <w:rFonts w:ascii="Arial" w:hAnsi="Arial" w:cs="Arial"/>
                <w:sz w:val="20"/>
                <w:szCs w:val="20"/>
              </w:rPr>
              <w:t xml:space="preserve"> </w:t>
            </w:r>
            <w:r w:rsidRPr="004A468A">
              <w:rPr>
                <w:rFonts w:ascii="Arial" w:hAnsi="Arial" w:cs="Arial"/>
                <w:sz w:val="20"/>
                <w:szCs w:val="20"/>
              </w:rPr>
              <w:t>Spare parts can be serialised with system generated internal Number rang.</w:t>
            </w:r>
          </w:p>
          <w:p w14:paraId="52825AFF" w14:textId="77777777" w:rsidR="00320B90" w:rsidRPr="00686496" w:rsidRDefault="00320B90" w:rsidP="00495A22">
            <w:pPr>
              <w:spacing w:before="0"/>
              <w:ind w:left="144"/>
              <w:jc w:val="both"/>
              <w:rPr>
                <w:rFonts w:ascii="Arial" w:hAnsi="Arial" w:cs="Arial"/>
                <w:b/>
                <w:sz w:val="16"/>
                <w:szCs w:val="16"/>
              </w:rPr>
            </w:pPr>
          </w:p>
          <w:p w14:paraId="480BF47A" w14:textId="4605427A" w:rsidR="006C4D92" w:rsidRPr="00495A22" w:rsidRDefault="006C4D92" w:rsidP="00495A22">
            <w:pPr>
              <w:spacing w:before="0"/>
              <w:ind w:left="144"/>
              <w:jc w:val="both"/>
              <w:rPr>
                <w:rFonts w:ascii="Arial" w:hAnsi="Arial" w:cs="Arial"/>
                <w:sz w:val="20"/>
                <w:szCs w:val="20"/>
              </w:rPr>
            </w:pPr>
            <w:r w:rsidRPr="00495A22">
              <w:rPr>
                <w:rFonts w:ascii="Arial" w:hAnsi="Arial" w:cs="Arial"/>
                <w:b/>
                <w:sz w:val="20"/>
                <w:szCs w:val="20"/>
              </w:rPr>
              <w:t>Consumable</w:t>
            </w:r>
            <w:r w:rsidR="003E3896" w:rsidRPr="004A468A">
              <w:rPr>
                <w:rFonts w:ascii="Arial" w:hAnsi="Arial" w:cs="Arial"/>
                <w:b/>
                <w:sz w:val="20"/>
                <w:szCs w:val="20"/>
              </w:rPr>
              <w:t xml:space="preserve">s </w:t>
            </w:r>
            <w:r w:rsidR="003E3896" w:rsidRPr="006A7F10">
              <w:rPr>
                <w:rFonts w:ascii="Arial" w:hAnsi="Arial" w:cs="Arial"/>
                <w:sz w:val="20"/>
                <w:szCs w:val="20"/>
              </w:rPr>
              <w:t>and other items</w:t>
            </w:r>
            <w:r w:rsidR="003E3896" w:rsidRPr="004A468A">
              <w:rPr>
                <w:rFonts w:ascii="Arial" w:hAnsi="Arial" w:cs="Arial"/>
                <w:b/>
                <w:sz w:val="20"/>
                <w:szCs w:val="20"/>
              </w:rPr>
              <w:t xml:space="preserve">  (</w:t>
            </w:r>
            <w:r w:rsidR="00A74C67" w:rsidRPr="004A468A">
              <w:rPr>
                <w:rFonts w:ascii="Arial" w:hAnsi="Arial" w:cs="Arial"/>
                <w:b/>
                <w:sz w:val="20"/>
                <w:szCs w:val="20"/>
              </w:rPr>
              <w:t>e.g.</w:t>
            </w:r>
            <w:r w:rsidR="003E3896" w:rsidRPr="004A468A">
              <w:rPr>
                <w:rFonts w:ascii="Arial" w:hAnsi="Arial" w:cs="Arial"/>
                <w:b/>
                <w:sz w:val="20"/>
                <w:szCs w:val="20"/>
              </w:rPr>
              <w:t xml:space="preserve"> Welding Rods, PPE, Clothing, </w:t>
            </w:r>
            <w:r w:rsidR="00A74C67" w:rsidRPr="004A468A">
              <w:rPr>
                <w:rFonts w:ascii="Arial" w:hAnsi="Arial" w:cs="Arial"/>
                <w:b/>
                <w:sz w:val="20"/>
                <w:szCs w:val="20"/>
              </w:rPr>
              <w:t>etc.</w:t>
            </w:r>
            <w:r w:rsidR="003E3896" w:rsidRPr="004A468A">
              <w:rPr>
                <w:rFonts w:ascii="Arial" w:hAnsi="Arial" w:cs="Arial"/>
                <w:b/>
                <w:sz w:val="20"/>
                <w:szCs w:val="20"/>
              </w:rPr>
              <w:t xml:space="preserve">) </w:t>
            </w:r>
            <w:r w:rsidRPr="004A468A">
              <w:rPr>
                <w:rFonts w:ascii="Arial" w:hAnsi="Arial" w:cs="Arial"/>
                <w:sz w:val="20"/>
                <w:szCs w:val="20"/>
              </w:rPr>
              <w:t>will be created as a material ERSA</w:t>
            </w:r>
          </w:p>
        </w:tc>
      </w:tr>
      <w:tr w:rsidR="006C4D92" w:rsidRPr="004A468A" w14:paraId="352517D7" w14:textId="77777777" w:rsidTr="00374966">
        <w:tc>
          <w:tcPr>
            <w:tcW w:w="1809" w:type="dxa"/>
            <w:vAlign w:val="center"/>
          </w:tcPr>
          <w:p w14:paraId="037C5583" w14:textId="5D767261" w:rsidR="006C4D92" w:rsidRPr="00495A22" w:rsidRDefault="00247950" w:rsidP="00495A22">
            <w:pPr>
              <w:spacing w:before="0"/>
              <w:ind w:left="144"/>
              <w:jc w:val="center"/>
              <w:rPr>
                <w:rFonts w:ascii="Arial" w:hAnsi="Arial" w:cs="Arial"/>
                <w:b/>
                <w:sz w:val="20"/>
                <w:szCs w:val="20"/>
              </w:rPr>
            </w:pPr>
            <w:r w:rsidRPr="00686496">
              <w:rPr>
                <w:rFonts w:ascii="Arial" w:hAnsi="Arial" w:cs="Arial"/>
                <w:b/>
                <w:sz w:val="20"/>
                <w:szCs w:val="20"/>
              </w:rPr>
              <w:t>HIBE</w:t>
            </w:r>
          </w:p>
        </w:tc>
        <w:tc>
          <w:tcPr>
            <w:tcW w:w="7797" w:type="dxa"/>
          </w:tcPr>
          <w:p w14:paraId="44D15898" w14:textId="77777777" w:rsidR="00F36334" w:rsidRPr="004A468A" w:rsidRDefault="00247950" w:rsidP="00495A22">
            <w:pPr>
              <w:spacing w:before="0"/>
              <w:ind w:left="144"/>
              <w:jc w:val="both"/>
              <w:rPr>
                <w:rFonts w:ascii="Arial" w:hAnsi="Arial" w:cs="Arial"/>
                <w:sz w:val="20"/>
                <w:szCs w:val="20"/>
              </w:rPr>
            </w:pPr>
            <w:r w:rsidRPr="00495A22">
              <w:rPr>
                <w:rFonts w:ascii="Arial" w:hAnsi="Arial" w:cs="Arial"/>
                <w:b/>
                <w:sz w:val="20"/>
                <w:szCs w:val="20"/>
              </w:rPr>
              <w:t>Operating Supplies</w:t>
            </w:r>
            <w:r w:rsidRPr="004A468A">
              <w:rPr>
                <w:rFonts w:ascii="Arial" w:hAnsi="Arial" w:cs="Arial"/>
                <w:sz w:val="20"/>
                <w:szCs w:val="20"/>
              </w:rPr>
              <w:t xml:space="preserve"> – </w:t>
            </w:r>
          </w:p>
          <w:p w14:paraId="3AB43C0A" w14:textId="77777777" w:rsidR="00F36334" w:rsidRPr="004A468A" w:rsidRDefault="00247950" w:rsidP="009F0775">
            <w:pPr>
              <w:spacing w:before="0"/>
              <w:ind w:left="144"/>
              <w:jc w:val="both"/>
              <w:rPr>
                <w:rFonts w:ascii="Arial" w:hAnsi="Arial" w:cs="Arial"/>
                <w:sz w:val="20"/>
                <w:szCs w:val="20"/>
              </w:rPr>
            </w:pPr>
            <w:r w:rsidRPr="004A468A">
              <w:rPr>
                <w:rFonts w:ascii="Arial" w:hAnsi="Arial" w:cs="Arial"/>
                <w:sz w:val="20"/>
                <w:szCs w:val="20"/>
              </w:rPr>
              <w:t xml:space="preserve">Operating supplies </w:t>
            </w:r>
            <w:r w:rsidR="003E3896" w:rsidRPr="004A468A">
              <w:rPr>
                <w:rFonts w:ascii="Arial" w:hAnsi="Arial" w:cs="Arial"/>
                <w:sz w:val="20"/>
                <w:szCs w:val="20"/>
              </w:rPr>
              <w:t>are all reagents</w:t>
            </w:r>
            <w:r w:rsidRPr="004A468A">
              <w:rPr>
                <w:rFonts w:ascii="Arial" w:hAnsi="Arial" w:cs="Arial"/>
                <w:sz w:val="20"/>
                <w:szCs w:val="20"/>
              </w:rPr>
              <w:t xml:space="preserve"> </w:t>
            </w:r>
            <w:r w:rsidR="00F36334" w:rsidRPr="004A468A">
              <w:rPr>
                <w:rFonts w:ascii="Arial" w:hAnsi="Arial" w:cs="Arial"/>
                <w:sz w:val="20"/>
                <w:szCs w:val="20"/>
              </w:rPr>
              <w:t xml:space="preserve">used </w:t>
            </w:r>
            <w:r w:rsidR="003E3896" w:rsidRPr="004A468A">
              <w:rPr>
                <w:rFonts w:ascii="Arial" w:hAnsi="Arial" w:cs="Arial"/>
                <w:sz w:val="20"/>
                <w:szCs w:val="20"/>
              </w:rPr>
              <w:t xml:space="preserve">in the process </w:t>
            </w:r>
            <w:r w:rsidRPr="004A468A">
              <w:rPr>
                <w:rFonts w:ascii="Arial" w:hAnsi="Arial" w:cs="Arial"/>
                <w:sz w:val="20"/>
                <w:szCs w:val="20"/>
              </w:rPr>
              <w:t xml:space="preserve">Plant. </w:t>
            </w:r>
          </w:p>
          <w:p w14:paraId="6AC3A252" w14:textId="07C7F4CC" w:rsidR="003E3896" w:rsidRPr="004A468A" w:rsidRDefault="003E3896" w:rsidP="009F0775">
            <w:pPr>
              <w:spacing w:before="0"/>
              <w:ind w:left="144"/>
              <w:jc w:val="both"/>
              <w:rPr>
                <w:rFonts w:ascii="Arial" w:hAnsi="Arial" w:cs="Arial"/>
                <w:sz w:val="20"/>
                <w:szCs w:val="20"/>
              </w:rPr>
            </w:pPr>
            <w:r w:rsidRPr="004A468A">
              <w:rPr>
                <w:rFonts w:ascii="Arial" w:hAnsi="Arial" w:cs="Arial"/>
                <w:sz w:val="20"/>
                <w:szCs w:val="20"/>
              </w:rPr>
              <w:t>Fuels &amp; Gases used in</w:t>
            </w:r>
            <w:r w:rsidR="00F36334" w:rsidRPr="004A468A">
              <w:rPr>
                <w:rFonts w:ascii="Arial" w:hAnsi="Arial" w:cs="Arial"/>
                <w:sz w:val="20"/>
                <w:szCs w:val="20"/>
              </w:rPr>
              <w:t xml:space="preserve"> operations.</w:t>
            </w:r>
          </w:p>
          <w:p w14:paraId="1D06E59E" w14:textId="4771B650" w:rsidR="00F36334" w:rsidRPr="004A468A" w:rsidRDefault="00F36334" w:rsidP="009F0775">
            <w:pPr>
              <w:spacing w:before="0"/>
              <w:ind w:left="144"/>
              <w:jc w:val="both"/>
              <w:rPr>
                <w:rFonts w:ascii="Arial" w:hAnsi="Arial" w:cs="Arial"/>
                <w:sz w:val="20"/>
                <w:szCs w:val="20"/>
              </w:rPr>
            </w:pPr>
            <w:r w:rsidRPr="004A468A">
              <w:rPr>
                <w:rFonts w:ascii="Arial" w:hAnsi="Arial" w:cs="Arial"/>
                <w:sz w:val="20"/>
                <w:szCs w:val="20"/>
              </w:rPr>
              <w:t>Mill Ball and Grinding Media used in operations.</w:t>
            </w:r>
          </w:p>
          <w:p w14:paraId="16772B9B" w14:textId="77777777" w:rsidR="003E3896" w:rsidRPr="00686496" w:rsidRDefault="003E3896" w:rsidP="009F0775">
            <w:pPr>
              <w:spacing w:before="0"/>
              <w:ind w:left="144"/>
              <w:jc w:val="both"/>
              <w:rPr>
                <w:rFonts w:ascii="Arial" w:hAnsi="Arial" w:cs="Arial"/>
                <w:sz w:val="16"/>
                <w:szCs w:val="16"/>
              </w:rPr>
            </w:pPr>
          </w:p>
          <w:p w14:paraId="53E93863" w14:textId="7FE92502" w:rsidR="006C4D92" w:rsidRPr="00495A22" w:rsidRDefault="00811E3B" w:rsidP="009F0775">
            <w:pPr>
              <w:spacing w:before="0"/>
              <w:ind w:left="144"/>
              <w:jc w:val="both"/>
              <w:rPr>
                <w:rFonts w:ascii="Arial" w:hAnsi="Arial" w:cs="Arial"/>
                <w:sz w:val="20"/>
                <w:szCs w:val="20"/>
              </w:rPr>
            </w:pPr>
            <w:r w:rsidRPr="004A468A">
              <w:rPr>
                <w:rFonts w:ascii="Arial" w:hAnsi="Arial" w:cs="Arial"/>
                <w:sz w:val="20"/>
                <w:szCs w:val="20"/>
              </w:rPr>
              <w:t xml:space="preserve">For Example Reagents used to create other products </w:t>
            </w:r>
            <w:r w:rsidR="00A74C67" w:rsidRPr="004A468A">
              <w:rPr>
                <w:rFonts w:ascii="Arial" w:hAnsi="Arial" w:cs="Arial"/>
                <w:sz w:val="20"/>
                <w:szCs w:val="20"/>
              </w:rPr>
              <w:t>i.e.</w:t>
            </w:r>
            <w:r w:rsidR="00247950" w:rsidRPr="004A468A">
              <w:rPr>
                <w:rFonts w:ascii="Arial" w:hAnsi="Arial" w:cs="Arial"/>
                <w:sz w:val="20"/>
                <w:szCs w:val="20"/>
              </w:rPr>
              <w:t xml:space="preserve"> Sulphur used to create Sulphuric Acid. </w:t>
            </w:r>
          </w:p>
        </w:tc>
      </w:tr>
      <w:tr w:rsidR="006C4D92" w:rsidRPr="004A468A" w14:paraId="26945E18" w14:textId="77777777" w:rsidTr="00374966">
        <w:tc>
          <w:tcPr>
            <w:tcW w:w="1809" w:type="dxa"/>
            <w:vAlign w:val="center"/>
          </w:tcPr>
          <w:p w14:paraId="6B105FD4" w14:textId="631CA6DE" w:rsidR="006C4D92" w:rsidRPr="00495A22" w:rsidRDefault="00247950" w:rsidP="00495A22">
            <w:pPr>
              <w:spacing w:before="0"/>
              <w:ind w:left="144"/>
              <w:jc w:val="center"/>
              <w:rPr>
                <w:rFonts w:ascii="Arial" w:hAnsi="Arial" w:cs="Arial"/>
                <w:b/>
                <w:sz w:val="20"/>
                <w:szCs w:val="20"/>
              </w:rPr>
            </w:pPr>
            <w:r w:rsidRPr="00686496">
              <w:rPr>
                <w:rFonts w:ascii="Arial" w:hAnsi="Arial" w:cs="Arial"/>
                <w:b/>
                <w:sz w:val="20"/>
                <w:szCs w:val="20"/>
              </w:rPr>
              <w:lastRenderedPageBreak/>
              <w:t>UNBW</w:t>
            </w:r>
          </w:p>
        </w:tc>
        <w:tc>
          <w:tcPr>
            <w:tcW w:w="7797" w:type="dxa"/>
          </w:tcPr>
          <w:p w14:paraId="4459E931" w14:textId="73023C9A" w:rsidR="006C4D92" w:rsidRPr="004A468A" w:rsidRDefault="00247950" w:rsidP="00495A22">
            <w:pPr>
              <w:spacing w:before="0"/>
              <w:ind w:left="144"/>
              <w:jc w:val="both"/>
              <w:rPr>
                <w:rFonts w:ascii="Arial" w:hAnsi="Arial" w:cs="Arial"/>
                <w:sz w:val="20"/>
                <w:szCs w:val="20"/>
              </w:rPr>
            </w:pPr>
            <w:r w:rsidRPr="00495A22">
              <w:rPr>
                <w:rFonts w:ascii="Arial" w:hAnsi="Arial" w:cs="Arial"/>
                <w:b/>
                <w:sz w:val="20"/>
                <w:szCs w:val="20"/>
              </w:rPr>
              <w:t>Non-valuated materials</w:t>
            </w:r>
            <w:r w:rsidRPr="004A468A">
              <w:rPr>
                <w:rFonts w:ascii="Arial" w:hAnsi="Arial" w:cs="Arial"/>
                <w:sz w:val="20"/>
                <w:szCs w:val="20"/>
              </w:rPr>
              <w:t xml:space="preserve"> – Low value Capital Items – </w:t>
            </w:r>
            <w:proofErr w:type="gramStart"/>
            <w:r w:rsidRPr="004A468A">
              <w:rPr>
                <w:rFonts w:ascii="Arial" w:hAnsi="Arial" w:cs="Arial"/>
                <w:sz w:val="20"/>
                <w:szCs w:val="20"/>
              </w:rPr>
              <w:t>Non</w:t>
            </w:r>
            <w:proofErr w:type="gramEnd"/>
            <w:r w:rsidRPr="004A468A">
              <w:rPr>
                <w:rFonts w:ascii="Arial" w:hAnsi="Arial" w:cs="Arial"/>
                <w:sz w:val="20"/>
                <w:szCs w:val="20"/>
              </w:rPr>
              <w:t xml:space="preserve"> valuated materials managed on a quantity basis, but not by value</w:t>
            </w:r>
            <w:r w:rsidR="000C2059" w:rsidRPr="004A468A">
              <w:rPr>
                <w:rFonts w:ascii="Arial" w:hAnsi="Arial" w:cs="Arial"/>
                <w:sz w:val="20"/>
                <w:szCs w:val="20"/>
              </w:rPr>
              <w:t>.</w:t>
            </w:r>
          </w:p>
          <w:p w14:paraId="37E0576B" w14:textId="77777777" w:rsidR="00320B90" w:rsidRPr="00686496" w:rsidRDefault="00320B90" w:rsidP="00495A22">
            <w:pPr>
              <w:spacing w:before="0"/>
              <w:ind w:left="144"/>
              <w:jc w:val="both"/>
              <w:rPr>
                <w:rFonts w:ascii="Arial" w:hAnsi="Arial" w:cs="Arial"/>
                <w:b/>
                <w:sz w:val="16"/>
                <w:szCs w:val="16"/>
              </w:rPr>
            </w:pPr>
          </w:p>
          <w:p w14:paraId="6E394837" w14:textId="025C336A" w:rsidR="00247950" w:rsidRPr="00495A22" w:rsidRDefault="00247950" w:rsidP="00495A22">
            <w:pPr>
              <w:spacing w:before="0"/>
              <w:ind w:left="144"/>
              <w:jc w:val="both"/>
              <w:rPr>
                <w:rFonts w:ascii="Arial" w:hAnsi="Arial" w:cs="Arial"/>
                <w:sz w:val="20"/>
                <w:szCs w:val="20"/>
              </w:rPr>
            </w:pPr>
            <w:r w:rsidRPr="00495A22">
              <w:rPr>
                <w:rFonts w:ascii="Arial" w:hAnsi="Arial" w:cs="Arial"/>
                <w:b/>
                <w:sz w:val="20"/>
                <w:szCs w:val="20"/>
              </w:rPr>
              <w:t>Insura</w:t>
            </w:r>
            <w:r w:rsidR="000C2059" w:rsidRPr="004A468A">
              <w:rPr>
                <w:rFonts w:ascii="Arial" w:hAnsi="Arial" w:cs="Arial"/>
                <w:b/>
                <w:sz w:val="20"/>
                <w:szCs w:val="20"/>
              </w:rPr>
              <w:t>nce</w:t>
            </w:r>
            <w:r w:rsidRPr="00495A22">
              <w:rPr>
                <w:rFonts w:ascii="Arial" w:hAnsi="Arial" w:cs="Arial"/>
                <w:b/>
                <w:sz w:val="20"/>
                <w:szCs w:val="20"/>
              </w:rPr>
              <w:t xml:space="preserve"> spares</w:t>
            </w:r>
            <w:r w:rsidRPr="004A468A">
              <w:rPr>
                <w:rFonts w:ascii="Arial" w:hAnsi="Arial" w:cs="Arial"/>
                <w:sz w:val="20"/>
                <w:szCs w:val="20"/>
              </w:rPr>
              <w:t xml:space="preserve"> will be created with Material type UNBW</w:t>
            </w:r>
          </w:p>
        </w:tc>
      </w:tr>
      <w:tr w:rsidR="006C4D92" w:rsidRPr="004A468A" w14:paraId="7DB98682" w14:textId="77777777" w:rsidTr="00374966">
        <w:tc>
          <w:tcPr>
            <w:tcW w:w="1809" w:type="dxa"/>
            <w:vAlign w:val="center"/>
          </w:tcPr>
          <w:p w14:paraId="24EA78CA" w14:textId="0EBB60B4" w:rsidR="006C4D92" w:rsidRPr="00495A22" w:rsidRDefault="00247950" w:rsidP="00495A22">
            <w:pPr>
              <w:spacing w:before="0"/>
              <w:ind w:left="144"/>
              <w:jc w:val="center"/>
              <w:rPr>
                <w:rFonts w:ascii="Arial" w:hAnsi="Arial" w:cs="Arial"/>
                <w:b/>
                <w:sz w:val="20"/>
                <w:szCs w:val="20"/>
              </w:rPr>
            </w:pPr>
            <w:r w:rsidRPr="00686496">
              <w:rPr>
                <w:rFonts w:ascii="Arial" w:hAnsi="Arial" w:cs="Arial"/>
                <w:b/>
                <w:sz w:val="20"/>
                <w:szCs w:val="20"/>
              </w:rPr>
              <w:t>ZCAP</w:t>
            </w:r>
          </w:p>
        </w:tc>
        <w:tc>
          <w:tcPr>
            <w:tcW w:w="7797" w:type="dxa"/>
          </w:tcPr>
          <w:p w14:paraId="294A4743" w14:textId="5583FBC7" w:rsidR="006C4D92" w:rsidRPr="004A468A" w:rsidRDefault="00247950" w:rsidP="00495A22">
            <w:pPr>
              <w:spacing w:before="0"/>
              <w:ind w:left="144"/>
              <w:jc w:val="both"/>
              <w:rPr>
                <w:rFonts w:ascii="Arial" w:hAnsi="Arial" w:cs="Arial"/>
                <w:sz w:val="20"/>
                <w:szCs w:val="20"/>
              </w:rPr>
            </w:pPr>
            <w:r w:rsidRPr="00495A22">
              <w:rPr>
                <w:rFonts w:ascii="Arial" w:hAnsi="Arial" w:cs="Arial"/>
                <w:b/>
                <w:sz w:val="20"/>
                <w:szCs w:val="20"/>
              </w:rPr>
              <w:t>Capital Spares</w:t>
            </w:r>
            <w:r w:rsidRPr="004A468A">
              <w:rPr>
                <w:rFonts w:ascii="Arial" w:hAnsi="Arial" w:cs="Arial"/>
                <w:sz w:val="20"/>
                <w:szCs w:val="20"/>
              </w:rPr>
              <w:t xml:space="preserve"> – Capital spares will be similar to spare parts in characteristics, however they will be created with separate material type in order to differentiate materials from regular spare parts. Capital spare Material will be valuated and stock items, like spare parts. A material master record of this material type will contain basic data, purchasing data, plant/storage data</w:t>
            </w:r>
            <w:r w:rsidR="00320B90" w:rsidRPr="004A468A">
              <w:rPr>
                <w:rFonts w:ascii="Arial" w:hAnsi="Arial" w:cs="Arial"/>
                <w:sz w:val="20"/>
                <w:szCs w:val="20"/>
              </w:rPr>
              <w:t>, MRP and accounting data.</w:t>
            </w:r>
          </w:p>
          <w:p w14:paraId="1165FA5B" w14:textId="77777777" w:rsidR="00247950" w:rsidRPr="00686496" w:rsidRDefault="00247950" w:rsidP="00495A22">
            <w:pPr>
              <w:spacing w:before="0"/>
              <w:ind w:left="144"/>
              <w:jc w:val="both"/>
              <w:rPr>
                <w:rFonts w:ascii="Arial" w:hAnsi="Arial" w:cs="Arial"/>
                <w:sz w:val="16"/>
                <w:szCs w:val="16"/>
              </w:rPr>
            </w:pPr>
          </w:p>
          <w:p w14:paraId="5BB52049" w14:textId="4A8A5D7E" w:rsidR="00320B90" w:rsidRPr="004A468A" w:rsidRDefault="00320B90" w:rsidP="00495A22">
            <w:pPr>
              <w:spacing w:before="0"/>
              <w:ind w:left="144"/>
              <w:jc w:val="both"/>
              <w:rPr>
                <w:rFonts w:ascii="Arial" w:hAnsi="Arial" w:cs="Arial"/>
                <w:sz w:val="20"/>
                <w:szCs w:val="20"/>
              </w:rPr>
            </w:pPr>
            <w:r w:rsidRPr="004A468A">
              <w:rPr>
                <w:rFonts w:ascii="Arial" w:hAnsi="Arial" w:cs="Arial"/>
                <w:sz w:val="20"/>
                <w:szCs w:val="20"/>
              </w:rPr>
              <w:t xml:space="preserve">As a business rule, </w:t>
            </w:r>
            <w:r w:rsidR="006A7F10">
              <w:rPr>
                <w:rFonts w:ascii="Arial" w:hAnsi="Arial" w:cs="Arial"/>
                <w:sz w:val="20"/>
                <w:szCs w:val="20"/>
              </w:rPr>
              <w:t xml:space="preserve">all </w:t>
            </w:r>
            <w:r w:rsidR="006A7F10" w:rsidRPr="006A7F10">
              <w:rPr>
                <w:rFonts w:ascii="Arial" w:hAnsi="Arial" w:cs="Arial"/>
                <w:b/>
                <w:sz w:val="20"/>
                <w:szCs w:val="20"/>
              </w:rPr>
              <w:t>R</w:t>
            </w:r>
            <w:r w:rsidRPr="006A7F10">
              <w:rPr>
                <w:rFonts w:ascii="Arial" w:hAnsi="Arial" w:cs="Arial"/>
                <w:b/>
                <w:sz w:val="20"/>
                <w:szCs w:val="20"/>
              </w:rPr>
              <w:t>efurbishable</w:t>
            </w:r>
            <w:r w:rsidRPr="004A468A">
              <w:rPr>
                <w:rFonts w:ascii="Arial" w:hAnsi="Arial" w:cs="Arial"/>
                <w:sz w:val="20"/>
                <w:szCs w:val="20"/>
              </w:rPr>
              <w:t xml:space="preserve"> items will be created as capital spares with Split Valuation. Capital Spares can be serialised with eternal number range.</w:t>
            </w:r>
          </w:p>
          <w:p w14:paraId="03324BE7" w14:textId="77777777" w:rsidR="00320B90" w:rsidRPr="00686496" w:rsidRDefault="00320B90" w:rsidP="00495A22">
            <w:pPr>
              <w:spacing w:before="0"/>
              <w:ind w:left="144"/>
              <w:jc w:val="both"/>
              <w:rPr>
                <w:rFonts w:ascii="Arial" w:hAnsi="Arial" w:cs="Arial"/>
                <w:sz w:val="16"/>
                <w:szCs w:val="16"/>
              </w:rPr>
            </w:pPr>
          </w:p>
          <w:p w14:paraId="5228AE74" w14:textId="22D10C99" w:rsidR="00320B90" w:rsidRPr="00495A22" w:rsidRDefault="00320B90" w:rsidP="00495A22">
            <w:pPr>
              <w:spacing w:before="0"/>
              <w:ind w:left="144"/>
              <w:jc w:val="both"/>
              <w:rPr>
                <w:rFonts w:ascii="Arial" w:hAnsi="Arial" w:cs="Arial"/>
                <w:sz w:val="20"/>
                <w:szCs w:val="20"/>
              </w:rPr>
            </w:pPr>
            <w:r w:rsidRPr="004A468A">
              <w:rPr>
                <w:rFonts w:ascii="Arial" w:hAnsi="Arial" w:cs="Arial"/>
                <w:sz w:val="20"/>
                <w:szCs w:val="20"/>
              </w:rPr>
              <w:t>Since separate material type will be provided for Capital spares, setting “Critical Part” indicator becomes optional.</w:t>
            </w:r>
          </w:p>
        </w:tc>
      </w:tr>
      <w:tr w:rsidR="006F1C2A" w:rsidRPr="004A468A" w14:paraId="29BF2303" w14:textId="77777777" w:rsidTr="00374966">
        <w:tc>
          <w:tcPr>
            <w:tcW w:w="1809" w:type="dxa"/>
            <w:vAlign w:val="center"/>
          </w:tcPr>
          <w:p w14:paraId="2DBBA9D5" w14:textId="5B59CD16" w:rsidR="006F1C2A" w:rsidRPr="00686496" w:rsidRDefault="006F1C2A" w:rsidP="00495A22">
            <w:pPr>
              <w:spacing w:before="0"/>
              <w:ind w:left="144"/>
              <w:jc w:val="center"/>
              <w:rPr>
                <w:rFonts w:ascii="Arial" w:hAnsi="Arial" w:cs="Arial"/>
                <w:b/>
                <w:sz w:val="20"/>
                <w:szCs w:val="20"/>
              </w:rPr>
            </w:pPr>
            <w:r>
              <w:rPr>
                <w:rFonts w:ascii="Arial" w:hAnsi="Arial" w:cs="Arial"/>
                <w:b/>
                <w:sz w:val="20"/>
                <w:szCs w:val="20"/>
              </w:rPr>
              <w:t>IBAU</w:t>
            </w:r>
          </w:p>
        </w:tc>
        <w:tc>
          <w:tcPr>
            <w:tcW w:w="7797" w:type="dxa"/>
          </w:tcPr>
          <w:p w14:paraId="136F23DA" w14:textId="7DF5D73B" w:rsidR="006F1C2A" w:rsidRPr="006F1C2A" w:rsidRDefault="006F1C2A" w:rsidP="00495A22">
            <w:pPr>
              <w:spacing w:before="0"/>
              <w:ind w:left="144"/>
              <w:jc w:val="both"/>
              <w:rPr>
                <w:rFonts w:ascii="Arial" w:hAnsi="Arial" w:cs="Arial"/>
                <w:sz w:val="20"/>
                <w:szCs w:val="20"/>
              </w:rPr>
            </w:pPr>
            <w:r w:rsidRPr="006F1C2A">
              <w:rPr>
                <w:rFonts w:ascii="Arial" w:hAnsi="Arial" w:cs="Arial"/>
                <w:sz w:val="20"/>
                <w:szCs w:val="20"/>
              </w:rPr>
              <w:t>Maintenance Assembly Materials</w:t>
            </w:r>
          </w:p>
        </w:tc>
      </w:tr>
      <w:tr w:rsidR="006F1C2A" w:rsidRPr="004A468A" w14:paraId="40A3DF06" w14:textId="77777777" w:rsidTr="00374966">
        <w:tc>
          <w:tcPr>
            <w:tcW w:w="1809" w:type="dxa"/>
            <w:vAlign w:val="center"/>
          </w:tcPr>
          <w:p w14:paraId="1E85B69A" w14:textId="103952AF" w:rsidR="006F1C2A" w:rsidRDefault="006F1C2A" w:rsidP="00495A22">
            <w:pPr>
              <w:spacing w:before="0"/>
              <w:ind w:left="144"/>
              <w:jc w:val="center"/>
              <w:rPr>
                <w:rFonts w:ascii="Arial" w:hAnsi="Arial" w:cs="Arial"/>
                <w:b/>
                <w:sz w:val="20"/>
                <w:szCs w:val="20"/>
              </w:rPr>
            </w:pPr>
            <w:r>
              <w:rPr>
                <w:rFonts w:ascii="Arial" w:hAnsi="Arial" w:cs="Arial"/>
                <w:b/>
                <w:sz w:val="20"/>
                <w:szCs w:val="20"/>
              </w:rPr>
              <w:t>VERP</w:t>
            </w:r>
          </w:p>
        </w:tc>
        <w:tc>
          <w:tcPr>
            <w:tcW w:w="7797" w:type="dxa"/>
          </w:tcPr>
          <w:p w14:paraId="0ABAF05D" w14:textId="3DAFD10F" w:rsidR="006F1C2A" w:rsidRPr="006F1C2A" w:rsidRDefault="006F1C2A" w:rsidP="00495A22">
            <w:pPr>
              <w:spacing w:before="0"/>
              <w:ind w:left="144"/>
              <w:jc w:val="both"/>
              <w:rPr>
                <w:rFonts w:ascii="Arial" w:hAnsi="Arial" w:cs="Arial"/>
                <w:sz w:val="20"/>
                <w:szCs w:val="20"/>
              </w:rPr>
            </w:pPr>
            <w:r w:rsidRPr="006F1C2A">
              <w:rPr>
                <w:rFonts w:ascii="Arial" w:hAnsi="Arial" w:cs="Arial"/>
                <w:sz w:val="20"/>
                <w:szCs w:val="20"/>
              </w:rPr>
              <w:t>Packaging Materials</w:t>
            </w:r>
          </w:p>
        </w:tc>
      </w:tr>
      <w:tr w:rsidR="006F1C2A" w:rsidRPr="004A468A" w14:paraId="5951F437" w14:textId="77777777" w:rsidTr="00374966">
        <w:tc>
          <w:tcPr>
            <w:tcW w:w="1809" w:type="dxa"/>
            <w:vAlign w:val="center"/>
          </w:tcPr>
          <w:p w14:paraId="06B51876" w14:textId="5D5C65EA" w:rsidR="006F1C2A" w:rsidRDefault="006F1C2A" w:rsidP="00495A22">
            <w:pPr>
              <w:spacing w:before="0"/>
              <w:ind w:left="144"/>
              <w:jc w:val="center"/>
              <w:rPr>
                <w:rFonts w:ascii="Arial" w:hAnsi="Arial" w:cs="Arial"/>
                <w:b/>
                <w:sz w:val="20"/>
                <w:szCs w:val="20"/>
              </w:rPr>
            </w:pPr>
            <w:r>
              <w:rPr>
                <w:rFonts w:ascii="Arial" w:hAnsi="Arial" w:cs="Arial"/>
                <w:b/>
                <w:sz w:val="20"/>
                <w:szCs w:val="20"/>
              </w:rPr>
              <w:t>ZPRJ</w:t>
            </w:r>
          </w:p>
        </w:tc>
        <w:tc>
          <w:tcPr>
            <w:tcW w:w="7797" w:type="dxa"/>
          </w:tcPr>
          <w:p w14:paraId="6C782C8C" w14:textId="5DE418DB" w:rsidR="006F1C2A" w:rsidRPr="006F1C2A" w:rsidRDefault="006F1C2A" w:rsidP="00495A22">
            <w:pPr>
              <w:spacing w:before="0"/>
              <w:ind w:left="144"/>
              <w:jc w:val="both"/>
              <w:rPr>
                <w:rFonts w:ascii="Arial" w:hAnsi="Arial" w:cs="Arial"/>
                <w:sz w:val="20"/>
                <w:szCs w:val="20"/>
              </w:rPr>
            </w:pPr>
            <w:r>
              <w:rPr>
                <w:rFonts w:ascii="Arial" w:hAnsi="Arial" w:cs="Arial"/>
                <w:sz w:val="20"/>
                <w:szCs w:val="20"/>
              </w:rPr>
              <w:t>Project Materials</w:t>
            </w:r>
          </w:p>
        </w:tc>
      </w:tr>
      <w:tr w:rsidR="006F1C2A" w:rsidRPr="004A468A" w14:paraId="14F79831" w14:textId="77777777" w:rsidTr="00374966">
        <w:tc>
          <w:tcPr>
            <w:tcW w:w="1809" w:type="dxa"/>
            <w:vAlign w:val="center"/>
          </w:tcPr>
          <w:p w14:paraId="66643688" w14:textId="4E0A3E77" w:rsidR="006F1C2A" w:rsidRDefault="006F1C2A" w:rsidP="00495A22">
            <w:pPr>
              <w:spacing w:before="0"/>
              <w:ind w:left="144"/>
              <w:jc w:val="center"/>
              <w:rPr>
                <w:rFonts w:ascii="Arial" w:hAnsi="Arial" w:cs="Arial"/>
                <w:b/>
                <w:sz w:val="20"/>
                <w:szCs w:val="20"/>
              </w:rPr>
            </w:pPr>
            <w:r>
              <w:rPr>
                <w:rFonts w:ascii="Arial" w:hAnsi="Arial" w:cs="Arial"/>
                <w:b/>
                <w:sz w:val="20"/>
                <w:szCs w:val="20"/>
              </w:rPr>
              <w:t>ZZMT</w:t>
            </w:r>
          </w:p>
        </w:tc>
        <w:tc>
          <w:tcPr>
            <w:tcW w:w="7797" w:type="dxa"/>
          </w:tcPr>
          <w:p w14:paraId="2D8CFDF6" w14:textId="67D5D56C" w:rsidR="006F1C2A" w:rsidRPr="006F1C2A" w:rsidRDefault="006F1C2A" w:rsidP="00495A22">
            <w:pPr>
              <w:spacing w:before="0"/>
              <w:ind w:left="144"/>
              <w:jc w:val="both"/>
              <w:rPr>
                <w:rFonts w:ascii="Arial" w:hAnsi="Arial" w:cs="Arial"/>
                <w:sz w:val="20"/>
                <w:szCs w:val="20"/>
              </w:rPr>
            </w:pPr>
            <w:r>
              <w:rPr>
                <w:rFonts w:ascii="Arial" w:hAnsi="Arial" w:cs="Arial"/>
                <w:sz w:val="20"/>
                <w:szCs w:val="20"/>
              </w:rPr>
              <w:t>MAIT Integration Materials</w:t>
            </w:r>
          </w:p>
        </w:tc>
      </w:tr>
    </w:tbl>
    <w:p w14:paraId="703A06CC" w14:textId="77777777" w:rsidR="00594445" w:rsidRPr="00495A22" w:rsidRDefault="00594445" w:rsidP="00495A22">
      <w:pPr>
        <w:spacing w:before="0" w:after="0"/>
        <w:ind w:left="144"/>
        <w:rPr>
          <w:rFonts w:ascii="Arial" w:hAnsi="Arial" w:cs="Arial"/>
          <w:sz w:val="20"/>
          <w:szCs w:val="20"/>
        </w:rPr>
      </w:pPr>
    </w:p>
    <w:p w14:paraId="24B0F14C" w14:textId="46EC7D90" w:rsidR="00374966" w:rsidRDefault="00374966">
      <w:pPr>
        <w:spacing w:before="0"/>
        <w:rPr>
          <w:rFonts w:ascii="Arial" w:eastAsiaTheme="majorEastAsia" w:hAnsi="Arial" w:cs="Arial"/>
          <w:b/>
          <w:color w:val="2E74B5" w:themeColor="accent1" w:themeShade="BF"/>
          <w:sz w:val="20"/>
          <w:szCs w:val="20"/>
          <w:u w:val="single"/>
        </w:rPr>
      </w:pPr>
    </w:p>
    <w:p w14:paraId="0635D196" w14:textId="345E6762" w:rsidR="00F455DB" w:rsidRPr="004A468A" w:rsidRDefault="00F455DB" w:rsidP="00337824">
      <w:pPr>
        <w:pStyle w:val="Heading3"/>
        <w:numPr>
          <w:ilvl w:val="0"/>
          <w:numId w:val="2"/>
        </w:numPr>
        <w:spacing w:before="0" w:line="240" w:lineRule="auto"/>
        <w:rPr>
          <w:rFonts w:ascii="Arial" w:hAnsi="Arial" w:cs="Arial"/>
          <w:sz w:val="20"/>
          <w:szCs w:val="20"/>
          <w:u w:val="single"/>
        </w:rPr>
      </w:pPr>
      <w:bookmarkStart w:id="548" w:name="_Toc81569823"/>
      <w:r w:rsidRPr="004A468A">
        <w:rPr>
          <w:rFonts w:ascii="Arial" w:hAnsi="Arial" w:cs="Arial"/>
          <w:sz w:val="20"/>
          <w:szCs w:val="20"/>
          <w:u w:val="single"/>
        </w:rPr>
        <w:t>LANGUAGE STANDARD</w:t>
      </w:r>
      <w:bookmarkEnd w:id="548"/>
    </w:p>
    <w:p w14:paraId="7C5F8FF5" w14:textId="4CE64A87" w:rsidR="00686496" w:rsidRDefault="00686496" w:rsidP="00686496">
      <w:pPr>
        <w:spacing w:before="0" w:after="0"/>
        <w:ind w:left="144"/>
        <w:rPr>
          <w:rFonts w:ascii="Arial" w:hAnsi="Arial" w:cs="Arial"/>
          <w:sz w:val="20"/>
          <w:szCs w:val="20"/>
        </w:rPr>
      </w:pPr>
      <w:r>
        <w:rPr>
          <w:rFonts w:ascii="Arial" w:hAnsi="Arial" w:cs="Arial"/>
          <w:sz w:val="20"/>
          <w:szCs w:val="20"/>
        </w:rPr>
        <w:t xml:space="preserve">Glencore as an international company uses </w:t>
      </w:r>
      <w:r w:rsidR="001D2D76">
        <w:rPr>
          <w:rFonts w:ascii="Arial" w:hAnsi="Arial" w:cs="Arial"/>
          <w:sz w:val="20"/>
          <w:szCs w:val="20"/>
        </w:rPr>
        <w:t>English as the official language for all communications. This has been implemented within all SAP and MDG environments.</w:t>
      </w:r>
    </w:p>
    <w:p w14:paraId="746BCEF3" w14:textId="35D19E4F" w:rsidR="00147AAF" w:rsidRDefault="001D2D76" w:rsidP="00495A22">
      <w:pPr>
        <w:spacing w:before="0" w:after="0"/>
        <w:ind w:left="144"/>
        <w:rPr>
          <w:rFonts w:ascii="Arial" w:hAnsi="Arial" w:cs="Arial"/>
          <w:sz w:val="20"/>
          <w:szCs w:val="20"/>
        </w:rPr>
      </w:pPr>
      <w:r>
        <w:rPr>
          <w:rFonts w:ascii="Arial" w:hAnsi="Arial" w:cs="Arial"/>
          <w:sz w:val="20"/>
          <w:szCs w:val="20"/>
        </w:rPr>
        <w:t>There are many words that in English are spelt differently depending on whether USA or UK English is being used. Below are a few examples.</w:t>
      </w:r>
    </w:p>
    <w:p w14:paraId="2333AA06" w14:textId="77777777" w:rsidR="001D2D76" w:rsidRPr="004A468A" w:rsidRDefault="001D2D76" w:rsidP="001D2D76">
      <w:pPr>
        <w:spacing w:before="0" w:after="0"/>
        <w:ind w:left="144"/>
        <w:rPr>
          <w:rFonts w:ascii="Arial" w:hAnsi="Arial" w:cs="Arial"/>
          <w:sz w:val="20"/>
          <w:szCs w:val="20"/>
        </w:rPr>
      </w:pPr>
    </w:p>
    <w:tbl>
      <w:tblPr>
        <w:tblW w:w="0" w:type="auto"/>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268"/>
      </w:tblGrid>
      <w:tr w:rsidR="001D2D76" w:rsidRPr="001D2D76" w14:paraId="3BB057B0" w14:textId="77777777" w:rsidTr="001D2D76">
        <w:tc>
          <w:tcPr>
            <w:tcW w:w="2329" w:type="dxa"/>
            <w:shd w:val="clear" w:color="auto" w:fill="FFFF00"/>
          </w:tcPr>
          <w:p w14:paraId="06C1C4ED" w14:textId="52D164C1" w:rsidR="001D2D76" w:rsidRPr="001D2D76" w:rsidRDefault="001D2D76" w:rsidP="001D2D76">
            <w:pPr>
              <w:spacing w:before="0" w:after="0"/>
              <w:ind w:left="144"/>
              <w:jc w:val="center"/>
              <w:rPr>
                <w:rFonts w:ascii="Arial" w:hAnsi="Arial" w:cs="Arial"/>
                <w:b/>
                <w:sz w:val="20"/>
                <w:szCs w:val="20"/>
              </w:rPr>
            </w:pPr>
            <w:r w:rsidRPr="001D2D76">
              <w:rPr>
                <w:rFonts w:ascii="Arial" w:hAnsi="Arial" w:cs="Arial"/>
                <w:b/>
                <w:sz w:val="20"/>
                <w:szCs w:val="20"/>
              </w:rPr>
              <w:t>English (USA)</w:t>
            </w:r>
          </w:p>
        </w:tc>
        <w:tc>
          <w:tcPr>
            <w:tcW w:w="2268" w:type="dxa"/>
            <w:shd w:val="clear" w:color="auto" w:fill="FFFF00"/>
          </w:tcPr>
          <w:p w14:paraId="52AC6BCC" w14:textId="35A87945" w:rsidR="001D2D76" w:rsidRPr="001D2D76" w:rsidRDefault="001D2D76" w:rsidP="001D2D76">
            <w:pPr>
              <w:spacing w:before="0" w:after="0"/>
              <w:ind w:left="144"/>
              <w:jc w:val="center"/>
              <w:rPr>
                <w:rFonts w:ascii="Arial" w:hAnsi="Arial" w:cs="Arial"/>
                <w:b/>
                <w:sz w:val="20"/>
                <w:szCs w:val="20"/>
              </w:rPr>
            </w:pPr>
            <w:r w:rsidRPr="001D2D76">
              <w:rPr>
                <w:rFonts w:ascii="Arial" w:hAnsi="Arial" w:cs="Arial"/>
                <w:b/>
                <w:sz w:val="20"/>
                <w:szCs w:val="20"/>
              </w:rPr>
              <w:t>English (UK)</w:t>
            </w:r>
          </w:p>
        </w:tc>
      </w:tr>
      <w:tr w:rsidR="00147AAF" w:rsidRPr="004A468A" w14:paraId="674E6A5B" w14:textId="77777777" w:rsidTr="00495A22">
        <w:tc>
          <w:tcPr>
            <w:tcW w:w="2329" w:type="dxa"/>
          </w:tcPr>
          <w:p w14:paraId="7E8B7AD1" w14:textId="1E6EF4F1"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Aluminium</w:t>
            </w:r>
          </w:p>
        </w:tc>
        <w:tc>
          <w:tcPr>
            <w:tcW w:w="2268" w:type="dxa"/>
          </w:tcPr>
          <w:p w14:paraId="47F39957" w14:textId="28F1BE12"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Aluminum</w:t>
            </w:r>
          </w:p>
        </w:tc>
      </w:tr>
      <w:tr w:rsidR="00147AAF" w:rsidRPr="004A468A" w14:paraId="5AB9BFB5" w14:textId="77777777" w:rsidTr="00495A22">
        <w:tc>
          <w:tcPr>
            <w:tcW w:w="2329" w:type="dxa"/>
          </w:tcPr>
          <w:p w14:paraId="46531766" w14:textId="251B4C3E"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Molded</w:t>
            </w:r>
          </w:p>
        </w:tc>
        <w:tc>
          <w:tcPr>
            <w:tcW w:w="2268" w:type="dxa"/>
          </w:tcPr>
          <w:p w14:paraId="7CB584EF" w14:textId="6A69D669"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Moulded</w:t>
            </w:r>
          </w:p>
        </w:tc>
      </w:tr>
      <w:tr w:rsidR="004B3214" w:rsidRPr="004A468A" w14:paraId="53D6B5C5" w14:textId="77777777" w:rsidTr="00495A22">
        <w:tc>
          <w:tcPr>
            <w:tcW w:w="2329" w:type="dxa"/>
          </w:tcPr>
          <w:p w14:paraId="58EAEB12" w14:textId="0535D57A" w:rsidR="004B3214" w:rsidRPr="004A468A" w:rsidRDefault="004B3214" w:rsidP="009F0775">
            <w:pPr>
              <w:spacing w:before="0" w:after="0"/>
              <w:ind w:left="144"/>
              <w:rPr>
                <w:rFonts w:ascii="Arial" w:hAnsi="Arial" w:cs="Arial"/>
                <w:sz w:val="20"/>
                <w:szCs w:val="20"/>
              </w:rPr>
            </w:pPr>
            <w:r w:rsidRPr="004A468A">
              <w:rPr>
                <w:rFonts w:ascii="Arial" w:hAnsi="Arial" w:cs="Arial"/>
                <w:sz w:val="20"/>
                <w:szCs w:val="20"/>
              </w:rPr>
              <w:t>Adaptor</w:t>
            </w:r>
          </w:p>
        </w:tc>
        <w:tc>
          <w:tcPr>
            <w:tcW w:w="2268" w:type="dxa"/>
          </w:tcPr>
          <w:p w14:paraId="4748EDC7" w14:textId="61042632" w:rsidR="004B3214" w:rsidRPr="004A468A" w:rsidRDefault="004B3214" w:rsidP="009F0775">
            <w:pPr>
              <w:spacing w:before="0" w:after="0"/>
              <w:ind w:left="144"/>
              <w:rPr>
                <w:rFonts w:ascii="Arial" w:hAnsi="Arial" w:cs="Arial"/>
                <w:sz w:val="20"/>
                <w:szCs w:val="20"/>
              </w:rPr>
            </w:pPr>
            <w:r w:rsidRPr="004A468A">
              <w:rPr>
                <w:rFonts w:ascii="Arial" w:hAnsi="Arial" w:cs="Arial"/>
                <w:sz w:val="20"/>
                <w:szCs w:val="20"/>
              </w:rPr>
              <w:t>Adapter</w:t>
            </w:r>
          </w:p>
        </w:tc>
      </w:tr>
      <w:tr w:rsidR="00147AAF" w:rsidRPr="004A468A" w14:paraId="0C564E58" w14:textId="77777777" w:rsidTr="00495A22">
        <w:tc>
          <w:tcPr>
            <w:tcW w:w="2329" w:type="dxa"/>
          </w:tcPr>
          <w:p w14:paraId="22FC5866" w14:textId="4557764F"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Color</w:t>
            </w:r>
          </w:p>
        </w:tc>
        <w:tc>
          <w:tcPr>
            <w:tcW w:w="2268" w:type="dxa"/>
          </w:tcPr>
          <w:p w14:paraId="45D80C22" w14:textId="4CE9EA4F"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Colour</w:t>
            </w:r>
          </w:p>
        </w:tc>
      </w:tr>
      <w:tr w:rsidR="00147AAF" w:rsidRPr="004A468A" w14:paraId="45EEAAF6" w14:textId="77777777" w:rsidTr="00495A22">
        <w:tc>
          <w:tcPr>
            <w:tcW w:w="2329" w:type="dxa"/>
          </w:tcPr>
          <w:p w14:paraId="66083F36" w14:textId="1BC60BC1"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Tire</w:t>
            </w:r>
          </w:p>
        </w:tc>
        <w:tc>
          <w:tcPr>
            <w:tcW w:w="2268" w:type="dxa"/>
          </w:tcPr>
          <w:p w14:paraId="656DF220" w14:textId="25CCA4A8"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Tyre</w:t>
            </w:r>
          </w:p>
        </w:tc>
      </w:tr>
      <w:tr w:rsidR="001D2D76" w:rsidRPr="004A468A" w14:paraId="091BDEE1" w14:textId="77777777" w:rsidTr="001D2D76">
        <w:tc>
          <w:tcPr>
            <w:tcW w:w="2329" w:type="dxa"/>
          </w:tcPr>
          <w:p w14:paraId="2C7825F4" w14:textId="0CF7AD2E" w:rsidR="001D2D76" w:rsidRPr="004A468A" w:rsidRDefault="001D2D76">
            <w:pPr>
              <w:spacing w:before="0" w:after="0"/>
              <w:ind w:left="144"/>
              <w:rPr>
                <w:rFonts w:ascii="Arial" w:hAnsi="Arial" w:cs="Arial"/>
                <w:sz w:val="20"/>
                <w:szCs w:val="20"/>
              </w:rPr>
            </w:pPr>
            <w:r>
              <w:rPr>
                <w:rFonts w:ascii="Arial" w:hAnsi="Arial" w:cs="Arial"/>
                <w:sz w:val="20"/>
                <w:szCs w:val="20"/>
              </w:rPr>
              <w:t>Arbor</w:t>
            </w:r>
          </w:p>
        </w:tc>
        <w:tc>
          <w:tcPr>
            <w:tcW w:w="2268" w:type="dxa"/>
          </w:tcPr>
          <w:p w14:paraId="1854D27E" w14:textId="731E828D" w:rsidR="001D2D76" w:rsidRPr="004A468A" w:rsidRDefault="001D2D76">
            <w:pPr>
              <w:spacing w:before="0" w:after="0"/>
              <w:ind w:left="144"/>
              <w:rPr>
                <w:rFonts w:ascii="Arial" w:hAnsi="Arial" w:cs="Arial"/>
                <w:sz w:val="20"/>
                <w:szCs w:val="20"/>
              </w:rPr>
            </w:pPr>
            <w:r>
              <w:rPr>
                <w:rFonts w:ascii="Arial" w:hAnsi="Arial" w:cs="Arial"/>
                <w:sz w:val="20"/>
                <w:szCs w:val="20"/>
              </w:rPr>
              <w:t>Arbour</w:t>
            </w:r>
          </w:p>
        </w:tc>
      </w:tr>
      <w:tr w:rsidR="001D2D76" w:rsidRPr="004A468A" w14:paraId="10EFABEB" w14:textId="77777777" w:rsidTr="001D2D76">
        <w:tc>
          <w:tcPr>
            <w:tcW w:w="2329" w:type="dxa"/>
          </w:tcPr>
          <w:p w14:paraId="3F011993" w14:textId="4C164230" w:rsidR="001D2D76" w:rsidRDefault="001D2D76">
            <w:pPr>
              <w:spacing w:before="0" w:after="0"/>
              <w:ind w:left="144"/>
              <w:rPr>
                <w:rFonts w:ascii="Arial" w:hAnsi="Arial" w:cs="Arial"/>
                <w:sz w:val="20"/>
                <w:szCs w:val="20"/>
              </w:rPr>
            </w:pPr>
            <w:r>
              <w:rPr>
                <w:rFonts w:ascii="Arial" w:hAnsi="Arial" w:cs="Arial"/>
                <w:sz w:val="20"/>
                <w:szCs w:val="20"/>
              </w:rPr>
              <w:t>Labor</w:t>
            </w:r>
          </w:p>
        </w:tc>
        <w:tc>
          <w:tcPr>
            <w:tcW w:w="2268" w:type="dxa"/>
          </w:tcPr>
          <w:p w14:paraId="283EEBFA" w14:textId="5B275829" w:rsidR="001D2D76" w:rsidRDefault="001D2D76">
            <w:pPr>
              <w:spacing w:before="0" w:after="0"/>
              <w:ind w:left="144"/>
              <w:rPr>
                <w:rFonts w:ascii="Arial" w:hAnsi="Arial" w:cs="Arial"/>
                <w:sz w:val="20"/>
                <w:szCs w:val="20"/>
              </w:rPr>
            </w:pPr>
            <w:r>
              <w:rPr>
                <w:rFonts w:ascii="Arial" w:hAnsi="Arial" w:cs="Arial"/>
                <w:sz w:val="20"/>
                <w:szCs w:val="20"/>
              </w:rPr>
              <w:t>Labour</w:t>
            </w:r>
          </w:p>
        </w:tc>
      </w:tr>
      <w:tr w:rsidR="00353955" w:rsidRPr="004A468A" w14:paraId="78772743" w14:textId="77777777" w:rsidTr="001D2D76">
        <w:tc>
          <w:tcPr>
            <w:tcW w:w="2329" w:type="dxa"/>
          </w:tcPr>
          <w:p w14:paraId="0249D540" w14:textId="02AB78EC" w:rsidR="00353955" w:rsidRDefault="00353955">
            <w:pPr>
              <w:spacing w:before="0" w:after="0"/>
              <w:ind w:left="144"/>
              <w:rPr>
                <w:rFonts w:ascii="Arial" w:hAnsi="Arial" w:cs="Arial"/>
                <w:sz w:val="20"/>
                <w:szCs w:val="20"/>
              </w:rPr>
            </w:pPr>
            <w:r>
              <w:rPr>
                <w:rFonts w:ascii="Arial" w:hAnsi="Arial" w:cs="Arial"/>
                <w:sz w:val="20"/>
                <w:szCs w:val="20"/>
              </w:rPr>
              <w:t>Standardize</w:t>
            </w:r>
          </w:p>
        </w:tc>
        <w:tc>
          <w:tcPr>
            <w:tcW w:w="2268" w:type="dxa"/>
          </w:tcPr>
          <w:p w14:paraId="65869E63" w14:textId="00DC917F" w:rsidR="00353955" w:rsidRDefault="00353955">
            <w:pPr>
              <w:spacing w:before="0" w:after="0"/>
              <w:ind w:left="144"/>
              <w:rPr>
                <w:rFonts w:ascii="Arial" w:hAnsi="Arial" w:cs="Arial"/>
                <w:sz w:val="20"/>
                <w:szCs w:val="20"/>
              </w:rPr>
            </w:pPr>
            <w:r>
              <w:rPr>
                <w:rFonts w:ascii="Arial" w:hAnsi="Arial" w:cs="Arial"/>
                <w:sz w:val="20"/>
                <w:szCs w:val="20"/>
              </w:rPr>
              <w:t>Standardise</w:t>
            </w:r>
          </w:p>
        </w:tc>
      </w:tr>
    </w:tbl>
    <w:p w14:paraId="276E47C0" w14:textId="77777777" w:rsidR="006550B2" w:rsidRDefault="006550B2">
      <w:pPr>
        <w:spacing w:before="0" w:after="0"/>
        <w:ind w:left="144"/>
        <w:rPr>
          <w:rFonts w:ascii="Arial" w:hAnsi="Arial" w:cs="Arial"/>
          <w:sz w:val="20"/>
          <w:szCs w:val="20"/>
          <w:highlight w:val="yellow"/>
        </w:rPr>
      </w:pPr>
    </w:p>
    <w:p w14:paraId="33F08869" w14:textId="39349C4A" w:rsidR="00F455DB" w:rsidRPr="00495A22" w:rsidRDefault="00F455DB" w:rsidP="00495A22">
      <w:pPr>
        <w:spacing w:before="0" w:after="0"/>
        <w:ind w:left="144"/>
        <w:rPr>
          <w:rFonts w:ascii="Arial" w:hAnsi="Arial" w:cs="Arial"/>
          <w:sz w:val="20"/>
          <w:szCs w:val="20"/>
          <w:highlight w:val="yellow"/>
        </w:rPr>
      </w:pPr>
    </w:p>
    <w:p w14:paraId="21856065" w14:textId="228BC098" w:rsidR="003A42B7" w:rsidRDefault="00E20117" w:rsidP="00337824">
      <w:pPr>
        <w:pStyle w:val="Heading3"/>
        <w:numPr>
          <w:ilvl w:val="0"/>
          <w:numId w:val="2"/>
        </w:numPr>
        <w:spacing w:before="0" w:line="240" w:lineRule="auto"/>
        <w:rPr>
          <w:rFonts w:ascii="Arial" w:hAnsi="Arial" w:cs="Arial"/>
          <w:sz w:val="20"/>
          <w:szCs w:val="20"/>
          <w:u w:val="single"/>
        </w:rPr>
      </w:pPr>
      <w:bookmarkStart w:id="549" w:name="_Toc5348496"/>
      <w:bookmarkStart w:id="550" w:name="_Toc5349179"/>
      <w:bookmarkStart w:id="551" w:name="_Toc5353189"/>
      <w:bookmarkStart w:id="552" w:name="_Toc5353314"/>
      <w:bookmarkStart w:id="553" w:name="_Toc5360847"/>
      <w:bookmarkStart w:id="554" w:name="_Toc5363735"/>
      <w:bookmarkStart w:id="555" w:name="_Toc5369934"/>
      <w:bookmarkStart w:id="556" w:name="_Toc5371353"/>
      <w:bookmarkStart w:id="557" w:name="_Toc5607945"/>
      <w:bookmarkStart w:id="558" w:name="_Toc5611487"/>
      <w:bookmarkStart w:id="559" w:name="_Toc5618549"/>
      <w:bookmarkStart w:id="560" w:name="_Toc5691016"/>
      <w:bookmarkStart w:id="561" w:name="_Toc5691325"/>
      <w:bookmarkStart w:id="562" w:name="_Toc5709193"/>
      <w:bookmarkStart w:id="563" w:name="_Toc5709500"/>
      <w:bookmarkStart w:id="564" w:name="_Toc5716120"/>
      <w:bookmarkStart w:id="565" w:name="_Toc5786454"/>
      <w:bookmarkStart w:id="566" w:name="_Toc5786780"/>
      <w:bookmarkStart w:id="567" w:name="_Toc7080627"/>
      <w:bookmarkStart w:id="568" w:name="_Toc7099616"/>
      <w:bookmarkStart w:id="569" w:name="_Toc7156991"/>
      <w:bookmarkStart w:id="570" w:name="_Toc7157368"/>
      <w:bookmarkStart w:id="571" w:name="_Toc7165087"/>
      <w:bookmarkStart w:id="572" w:name="_Toc7444954"/>
      <w:bookmarkStart w:id="573" w:name="_Toc7499661"/>
      <w:bookmarkStart w:id="574" w:name="_Toc7503125"/>
      <w:bookmarkStart w:id="575" w:name="_Toc7503760"/>
      <w:bookmarkStart w:id="576" w:name="_Toc7504395"/>
      <w:bookmarkStart w:id="577" w:name="_Toc7505030"/>
      <w:bookmarkStart w:id="578" w:name="_Toc7522044"/>
      <w:bookmarkStart w:id="579" w:name="_Toc7698787"/>
      <w:bookmarkStart w:id="580" w:name="_Toc7699448"/>
      <w:bookmarkStart w:id="581" w:name="_Toc7720516"/>
      <w:bookmarkStart w:id="582" w:name="_Toc8724775"/>
      <w:bookmarkStart w:id="583" w:name="_Toc8741228"/>
      <w:bookmarkStart w:id="584" w:name="_Toc10789389"/>
      <w:bookmarkStart w:id="585" w:name="_Toc11060236"/>
      <w:bookmarkStart w:id="586" w:name="_Toc11065064"/>
      <w:bookmarkStart w:id="587" w:name="_Toc11125640"/>
      <w:bookmarkStart w:id="588" w:name="_Toc11385091"/>
      <w:bookmarkStart w:id="589" w:name="_Toc11738942"/>
      <w:bookmarkStart w:id="590" w:name="_Toc14776165"/>
      <w:bookmarkStart w:id="591" w:name="_Toc14956515"/>
      <w:bookmarkStart w:id="592" w:name="_Toc15979338"/>
      <w:bookmarkStart w:id="593" w:name="_Toc5348497"/>
      <w:bookmarkStart w:id="594" w:name="_Toc5349180"/>
      <w:bookmarkStart w:id="595" w:name="_Toc5353190"/>
      <w:bookmarkStart w:id="596" w:name="_Toc5353315"/>
      <w:bookmarkStart w:id="597" w:name="_Toc5360848"/>
      <w:bookmarkStart w:id="598" w:name="_Toc5363736"/>
      <w:bookmarkStart w:id="599" w:name="_Toc5369935"/>
      <w:bookmarkStart w:id="600" w:name="_Toc5371354"/>
      <w:bookmarkStart w:id="601" w:name="_Toc5607946"/>
      <w:bookmarkStart w:id="602" w:name="_Toc5611488"/>
      <w:bookmarkStart w:id="603" w:name="_Toc5618550"/>
      <w:bookmarkStart w:id="604" w:name="_Toc5691017"/>
      <w:bookmarkStart w:id="605" w:name="_Toc5691326"/>
      <w:bookmarkStart w:id="606" w:name="_Toc5709194"/>
      <w:bookmarkStart w:id="607" w:name="_Toc5709501"/>
      <w:bookmarkStart w:id="608" w:name="_Toc5716121"/>
      <w:bookmarkStart w:id="609" w:name="_Toc5786455"/>
      <w:bookmarkStart w:id="610" w:name="_Toc5786781"/>
      <w:bookmarkStart w:id="611" w:name="_Toc7080628"/>
      <w:bookmarkStart w:id="612" w:name="_Toc7099617"/>
      <w:bookmarkStart w:id="613" w:name="_Toc7156992"/>
      <w:bookmarkStart w:id="614" w:name="_Toc7157369"/>
      <w:bookmarkStart w:id="615" w:name="_Toc7165088"/>
      <w:bookmarkStart w:id="616" w:name="_Toc7444955"/>
      <w:bookmarkStart w:id="617" w:name="_Toc7499662"/>
      <w:bookmarkStart w:id="618" w:name="_Toc7503126"/>
      <w:bookmarkStart w:id="619" w:name="_Toc7503761"/>
      <w:bookmarkStart w:id="620" w:name="_Toc7504396"/>
      <w:bookmarkStart w:id="621" w:name="_Toc7505031"/>
      <w:bookmarkStart w:id="622" w:name="_Toc7522045"/>
      <w:bookmarkStart w:id="623" w:name="_Toc7698788"/>
      <w:bookmarkStart w:id="624" w:name="_Toc7699449"/>
      <w:bookmarkStart w:id="625" w:name="_Toc7720517"/>
      <w:bookmarkStart w:id="626" w:name="_Toc8724776"/>
      <w:bookmarkStart w:id="627" w:name="_Toc8741229"/>
      <w:bookmarkStart w:id="628" w:name="_Toc10789390"/>
      <w:bookmarkStart w:id="629" w:name="_Toc11060237"/>
      <w:bookmarkStart w:id="630" w:name="_Toc11065065"/>
      <w:bookmarkStart w:id="631" w:name="_Toc11125641"/>
      <w:bookmarkStart w:id="632" w:name="_Toc11385092"/>
      <w:bookmarkStart w:id="633" w:name="_Toc11738943"/>
      <w:bookmarkStart w:id="634" w:name="_Toc14776166"/>
      <w:bookmarkStart w:id="635" w:name="_Toc14956516"/>
      <w:bookmarkStart w:id="636" w:name="_Toc15979339"/>
      <w:bookmarkStart w:id="637" w:name="_Toc81569824"/>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r w:rsidRPr="009F0775">
        <w:rPr>
          <w:rFonts w:ascii="Arial" w:hAnsi="Arial" w:cs="Arial"/>
          <w:sz w:val="20"/>
          <w:szCs w:val="20"/>
          <w:u w:val="single"/>
        </w:rPr>
        <w:t>SPECIAL CHARACTERS</w:t>
      </w:r>
      <w:bookmarkEnd w:id="637"/>
    </w:p>
    <w:p w14:paraId="6668421C" w14:textId="28900F92" w:rsidR="001D2D76" w:rsidRPr="00D4082C" w:rsidRDefault="001D2D76" w:rsidP="00D4082C">
      <w:pPr>
        <w:spacing w:before="0" w:after="0"/>
        <w:ind w:left="144"/>
        <w:rPr>
          <w:rFonts w:ascii="Arial" w:hAnsi="Arial" w:cs="Arial"/>
          <w:sz w:val="20"/>
          <w:szCs w:val="20"/>
        </w:rPr>
      </w:pPr>
      <w:r w:rsidRPr="00D4082C">
        <w:rPr>
          <w:rFonts w:ascii="Arial" w:hAnsi="Arial" w:cs="Arial"/>
          <w:sz w:val="20"/>
          <w:szCs w:val="20"/>
        </w:rPr>
        <w:t>Within the descriptions being compiled via the taxonomy in the MDG, there are specific rules defined to ensure data consistency. Although the MDG will apply these automatically when compiling the various descriptions, these rules need to be applied when entering the values in the MDG.</w:t>
      </w:r>
    </w:p>
    <w:p w14:paraId="31983F13" w14:textId="1707DD1E" w:rsidR="00470E23" w:rsidRPr="009F0775" w:rsidRDefault="00470E23" w:rsidP="00495A22">
      <w:pPr>
        <w:spacing w:before="0" w:after="0"/>
        <w:ind w:left="144"/>
        <w:rPr>
          <w:rFonts w:ascii="Arial" w:eastAsiaTheme="majorEastAsia" w:hAnsi="Arial" w:cs="Arial"/>
          <w:b/>
          <w:color w:val="2E74B5" w:themeColor="accent1" w:themeShade="BF"/>
          <w:sz w:val="20"/>
          <w:szCs w:val="20"/>
          <w:u w:val="single"/>
        </w:rPr>
      </w:pPr>
    </w:p>
    <w:tbl>
      <w:tblPr>
        <w:tblW w:w="8988" w:type="dxa"/>
        <w:tblInd w:w="505" w:type="dxa"/>
        <w:tblLook w:val="04A0" w:firstRow="1" w:lastRow="0" w:firstColumn="1" w:lastColumn="0" w:noHBand="0" w:noVBand="1"/>
      </w:tblPr>
      <w:tblGrid>
        <w:gridCol w:w="1760"/>
        <w:gridCol w:w="7228"/>
      </w:tblGrid>
      <w:tr w:rsidR="00470E23" w:rsidRPr="009F0775" w14:paraId="1287D850" w14:textId="77777777" w:rsidTr="00374966">
        <w:trPr>
          <w:trHeight w:val="532"/>
        </w:trPr>
        <w:tc>
          <w:tcPr>
            <w:tcW w:w="1760" w:type="dxa"/>
            <w:tcBorders>
              <w:top w:val="single" w:sz="4" w:space="0" w:color="auto"/>
              <w:left w:val="single" w:sz="4" w:space="0" w:color="auto"/>
              <w:bottom w:val="single" w:sz="4" w:space="0" w:color="auto"/>
              <w:right w:val="single" w:sz="4" w:space="0" w:color="auto"/>
            </w:tcBorders>
            <w:shd w:val="clear" w:color="000000" w:fill="C6E0B4"/>
            <w:vAlign w:val="center"/>
            <w:hideMark/>
          </w:tcPr>
          <w:p w14:paraId="38B8846F" w14:textId="77777777" w:rsidR="00470E23" w:rsidRPr="001D2D76" w:rsidRDefault="00470E23" w:rsidP="001D2D76">
            <w:pPr>
              <w:spacing w:before="0" w:after="0" w:line="240" w:lineRule="auto"/>
              <w:ind w:left="144"/>
              <w:jc w:val="center"/>
              <w:rPr>
                <w:rFonts w:ascii="Arial" w:eastAsia="Times New Roman" w:hAnsi="Arial" w:cs="Arial"/>
                <w:b/>
                <w:color w:val="000000"/>
                <w:sz w:val="20"/>
                <w:szCs w:val="20"/>
                <w:lang w:val="en-US"/>
              </w:rPr>
            </w:pPr>
            <w:r w:rsidRPr="001D2D76">
              <w:rPr>
                <w:rFonts w:ascii="Arial" w:eastAsia="Times New Roman" w:hAnsi="Arial" w:cs="Arial"/>
                <w:b/>
                <w:color w:val="000000"/>
                <w:sz w:val="20"/>
                <w:szCs w:val="20"/>
                <w:lang w:val="en-US"/>
              </w:rPr>
              <w:t>SPECIAL CHARACTERS</w:t>
            </w:r>
          </w:p>
        </w:tc>
        <w:tc>
          <w:tcPr>
            <w:tcW w:w="7228" w:type="dxa"/>
            <w:tcBorders>
              <w:top w:val="single" w:sz="4" w:space="0" w:color="auto"/>
              <w:left w:val="nil"/>
              <w:bottom w:val="single" w:sz="4" w:space="0" w:color="auto"/>
              <w:right w:val="single" w:sz="4" w:space="0" w:color="auto"/>
            </w:tcBorders>
            <w:shd w:val="clear" w:color="000000" w:fill="C6E0B4"/>
            <w:vAlign w:val="center"/>
            <w:hideMark/>
          </w:tcPr>
          <w:p w14:paraId="19BD6992" w14:textId="77777777" w:rsidR="00470E23" w:rsidRPr="001D2D76" w:rsidRDefault="00470E23" w:rsidP="001D2D76">
            <w:pPr>
              <w:spacing w:before="0" w:after="0" w:line="240" w:lineRule="auto"/>
              <w:ind w:left="144"/>
              <w:jc w:val="center"/>
              <w:rPr>
                <w:rFonts w:ascii="Arial" w:eastAsia="Times New Roman" w:hAnsi="Arial" w:cs="Arial"/>
                <w:b/>
                <w:color w:val="000000"/>
                <w:sz w:val="20"/>
                <w:szCs w:val="20"/>
                <w:lang w:val="en-US"/>
              </w:rPr>
            </w:pPr>
            <w:r w:rsidRPr="001D2D76">
              <w:rPr>
                <w:rFonts w:ascii="Arial" w:eastAsia="Times New Roman" w:hAnsi="Arial" w:cs="Arial"/>
                <w:b/>
                <w:color w:val="000000"/>
                <w:sz w:val="20"/>
                <w:szCs w:val="20"/>
                <w:lang w:val="en-US"/>
              </w:rPr>
              <w:t>RULES FOR SPECIAL CHARACTERS</w:t>
            </w:r>
          </w:p>
        </w:tc>
      </w:tr>
      <w:tr w:rsidR="00470E23" w:rsidRPr="009F0775" w14:paraId="1F13BE85" w14:textId="77777777" w:rsidTr="00374966">
        <w:trPr>
          <w:trHeight w:val="53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0082397A"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nil"/>
              <w:left w:val="nil"/>
              <w:bottom w:val="single" w:sz="4" w:space="0" w:color="auto"/>
              <w:right w:val="single" w:sz="4" w:space="0" w:color="auto"/>
            </w:tcBorders>
            <w:shd w:val="clear" w:color="auto" w:fill="auto"/>
            <w:vAlign w:val="center"/>
            <w:hideMark/>
          </w:tcPr>
          <w:p w14:paraId="1EE3AA94" w14:textId="57B86354" w:rsidR="00470E23" w:rsidRPr="009F0775"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Full stops will be used to break decimals. No spaces are allowed on either side of a full stop. No full stop </w:t>
            </w:r>
            <w:r w:rsidR="00F354B0">
              <w:rPr>
                <w:rFonts w:ascii="Arial" w:eastAsia="Times New Roman" w:hAnsi="Arial" w:cs="Arial"/>
                <w:color w:val="000000"/>
                <w:sz w:val="20"/>
                <w:szCs w:val="20"/>
                <w:lang w:val="en-US"/>
              </w:rPr>
              <w:t>are to be</w:t>
            </w:r>
            <w:r w:rsidRPr="009F0775">
              <w:rPr>
                <w:rFonts w:ascii="Arial" w:eastAsia="Times New Roman" w:hAnsi="Arial" w:cs="Arial"/>
                <w:color w:val="000000"/>
                <w:sz w:val="20"/>
                <w:szCs w:val="20"/>
                <w:lang w:val="en-US"/>
              </w:rPr>
              <w:t xml:space="preserve"> at the end of description</w:t>
            </w:r>
            <w:r w:rsidR="001D2D76">
              <w:rPr>
                <w:rFonts w:ascii="Arial" w:eastAsia="Times New Roman" w:hAnsi="Arial" w:cs="Arial"/>
                <w:color w:val="000000"/>
                <w:sz w:val="20"/>
                <w:szCs w:val="20"/>
                <w:lang w:val="en-US"/>
              </w:rPr>
              <w:t>.</w:t>
            </w:r>
          </w:p>
        </w:tc>
      </w:tr>
      <w:tr w:rsidR="00470E23" w:rsidRPr="009F0775" w14:paraId="0CEC63E0" w14:textId="77777777" w:rsidTr="00374966">
        <w:trPr>
          <w:trHeight w:val="577"/>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5380AF9F"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nil"/>
              <w:left w:val="nil"/>
              <w:bottom w:val="single" w:sz="4" w:space="0" w:color="auto"/>
              <w:right w:val="single" w:sz="4" w:space="0" w:color="auto"/>
            </w:tcBorders>
            <w:shd w:val="clear" w:color="auto" w:fill="auto"/>
            <w:vAlign w:val="center"/>
            <w:hideMark/>
          </w:tcPr>
          <w:p w14:paraId="50D77FC6" w14:textId="77777777" w:rsidR="008B4A35"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A Forward (front) slash will only be used in Part </w:t>
            </w:r>
            <w:r w:rsidR="00F354B0">
              <w:rPr>
                <w:rFonts w:ascii="Arial" w:eastAsia="Times New Roman" w:hAnsi="Arial" w:cs="Arial"/>
                <w:color w:val="000000"/>
                <w:sz w:val="20"/>
                <w:szCs w:val="20"/>
                <w:lang w:val="en-US"/>
              </w:rPr>
              <w:t>n</w:t>
            </w:r>
            <w:r w:rsidRPr="009F0775">
              <w:rPr>
                <w:rFonts w:ascii="Arial" w:eastAsia="Times New Roman" w:hAnsi="Arial" w:cs="Arial"/>
                <w:color w:val="000000"/>
                <w:sz w:val="20"/>
                <w:szCs w:val="20"/>
                <w:lang w:val="en-US"/>
              </w:rPr>
              <w:t>umbers</w:t>
            </w:r>
            <w:r w:rsidR="00F354B0">
              <w:rPr>
                <w:rFonts w:ascii="Arial" w:eastAsia="Times New Roman" w:hAnsi="Arial" w:cs="Arial"/>
                <w:color w:val="000000"/>
                <w:sz w:val="20"/>
                <w:szCs w:val="20"/>
                <w:lang w:val="en-US"/>
              </w:rPr>
              <w:t>; Drawing numbers; Reference numbers or Fractions</w:t>
            </w:r>
            <w:r w:rsidRPr="009F0775">
              <w:rPr>
                <w:rFonts w:ascii="Arial" w:eastAsia="Times New Roman" w:hAnsi="Arial" w:cs="Arial"/>
                <w:color w:val="000000"/>
                <w:sz w:val="20"/>
                <w:szCs w:val="20"/>
                <w:lang w:val="en-US"/>
              </w:rPr>
              <w:t>. No spaces are allowed on either side of a Front Slash.</w:t>
            </w:r>
          </w:p>
          <w:p w14:paraId="0ADE4AE8" w14:textId="1A0E3032" w:rsidR="00F354B0" w:rsidRPr="009F0775" w:rsidRDefault="00F354B0" w:rsidP="00F354B0">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It is also used to separate values within a property (Used instead of th</w:t>
            </w:r>
            <w:r w:rsidR="00574F36">
              <w:rPr>
                <w:rFonts w:ascii="Arial" w:eastAsia="Times New Roman" w:hAnsi="Arial" w:cs="Arial"/>
                <w:color w:val="000000"/>
                <w:sz w:val="20"/>
                <w:szCs w:val="20"/>
                <w:lang w:val="en-US"/>
              </w:rPr>
              <w:t>e word “or”). I.e. 110 or 220 VAC = 110/220 VAC</w:t>
            </w:r>
          </w:p>
        </w:tc>
      </w:tr>
      <w:tr w:rsidR="00470E23" w:rsidRPr="009F0775" w14:paraId="0D0ED7C4" w14:textId="77777777" w:rsidTr="00374966">
        <w:trPr>
          <w:trHeight w:val="78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63C047B0"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nil"/>
              <w:left w:val="nil"/>
              <w:bottom w:val="single" w:sz="4" w:space="0" w:color="auto"/>
              <w:right w:val="single" w:sz="4" w:space="0" w:color="auto"/>
            </w:tcBorders>
            <w:shd w:val="clear" w:color="auto" w:fill="auto"/>
            <w:vAlign w:val="center"/>
            <w:hideMark/>
          </w:tcPr>
          <w:p w14:paraId="0986E5DB" w14:textId="77777777" w:rsidR="00F354B0"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A hyphen (dash) is allowed in the use of Part Numbers,</w:t>
            </w:r>
            <w:r w:rsidR="00F354B0">
              <w:rPr>
                <w:rFonts w:ascii="Arial" w:eastAsia="Times New Roman" w:hAnsi="Arial" w:cs="Arial"/>
                <w:color w:val="000000"/>
                <w:sz w:val="20"/>
                <w:szCs w:val="20"/>
                <w:lang w:val="en-US"/>
              </w:rPr>
              <w:t xml:space="preserve"> Drawing numbers; Reference numbers</w:t>
            </w:r>
            <w:r w:rsidRPr="009F0775">
              <w:rPr>
                <w:rFonts w:ascii="Arial" w:eastAsia="Times New Roman" w:hAnsi="Arial" w:cs="Arial"/>
                <w:color w:val="000000"/>
                <w:sz w:val="20"/>
                <w:szCs w:val="20"/>
                <w:lang w:val="en-US"/>
              </w:rPr>
              <w:t xml:space="preserve"> or where grammatically necessary in descriptions. </w:t>
            </w:r>
          </w:p>
          <w:p w14:paraId="0DB9971A" w14:textId="736B0F3C" w:rsidR="00F354B0"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It is also used to indicate </w:t>
            </w:r>
            <w:r w:rsidR="0023449F">
              <w:rPr>
                <w:rFonts w:ascii="Arial" w:eastAsia="Times New Roman" w:hAnsi="Arial" w:cs="Arial"/>
                <w:color w:val="000000"/>
                <w:sz w:val="20"/>
                <w:szCs w:val="20"/>
                <w:lang w:val="en-US"/>
              </w:rPr>
              <w:t>a</w:t>
            </w:r>
            <w:r w:rsidRPr="009F0775">
              <w:rPr>
                <w:rFonts w:ascii="Arial" w:eastAsia="Times New Roman" w:hAnsi="Arial" w:cs="Arial"/>
                <w:color w:val="000000"/>
                <w:sz w:val="20"/>
                <w:szCs w:val="20"/>
                <w:lang w:val="en-US"/>
              </w:rPr>
              <w:t xml:space="preserve"> Negative (minus) </w:t>
            </w:r>
            <w:r w:rsidR="00F354B0">
              <w:rPr>
                <w:rFonts w:ascii="Arial" w:eastAsia="Times New Roman" w:hAnsi="Arial" w:cs="Arial"/>
                <w:color w:val="000000"/>
                <w:sz w:val="20"/>
                <w:szCs w:val="20"/>
                <w:lang w:val="en-US"/>
              </w:rPr>
              <w:t>value</w:t>
            </w:r>
            <w:r w:rsidRPr="009F0775">
              <w:rPr>
                <w:rFonts w:ascii="Arial" w:eastAsia="Times New Roman" w:hAnsi="Arial" w:cs="Arial"/>
                <w:color w:val="000000"/>
                <w:sz w:val="20"/>
                <w:szCs w:val="20"/>
                <w:lang w:val="en-US"/>
              </w:rPr>
              <w:t xml:space="preserve">. </w:t>
            </w:r>
          </w:p>
          <w:p w14:paraId="0C66862F" w14:textId="731DC770" w:rsidR="00F354B0"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It is further used to indicate a </w:t>
            </w:r>
            <w:r w:rsidR="00F354B0">
              <w:rPr>
                <w:rFonts w:ascii="Arial" w:eastAsia="Times New Roman" w:hAnsi="Arial" w:cs="Arial"/>
                <w:color w:val="000000"/>
                <w:sz w:val="20"/>
                <w:szCs w:val="20"/>
                <w:lang w:val="en-US"/>
              </w:rPr>
              <w:t xml:space="preserve">range of </w:t>
            </w:r>
            <w:r w:rsidRPr="009F0775">
              <w:rPr>
                <w:rFonts w:ascii="Arial" w:eastAsia="Times New Roman" w:hAnsi="Arial" w:cs="Arial"/>
                <w:color w:val="000000"/>
                <w:sz w:val="20"/>
                <w:szCs w:val="20"/>
                <w:lang w:val="en-US"/>
              </w:rPr>
              <w:t>value</w:t>
            </w:r>
            <w:r w:rsidR="00F354B0">
              <w:rPr>
                <w:rFonts w:ascii="Arial" w:eastAsia="Times New Roman" w:hAnsi="Arial" w:cs="Arial"/>
                <w:color w:val="000000"/>
                <w:sz w:val="20"/>
                <w:szCs w:val="20"/>
                <w:lang w:val="en-US"/>
              </w:rPr>
              <w:t>s</w:t>
            </w:r>
            <w:r w:rsidRPr="009F0775">
              <w:rPr>
                <w:rFonts w:ascii="Arial" w:eastAsia="Times New Roman" w:hAnsi="Arial" w:cs="Arial"/>
                <w:color w:val="000000"/>
                <w:sz w:val="20"/>
                <w:szCs w:val="20"/>
                <w:lang w:val="en-US"/>
              </w:rPr>
              <w:t>.</w:t>
            </w:r>
            <w:r w:rsidR="00F354B0">
              <w:rPr>
                <w:rFonts w:ascii="Arial" w:eastAsia="Times New Roman" w:hAnsi="Arial" w:cs="Arial"/>
                <w:color w:val="000000"/>
                <w:sz w:val="20"/>
                <w:szCs w:val="20"/>
                <w:lang w:val="en-US"/>
              </w:rPr>
              <w:t xml:space="preserve"> (Used instead of the word “to”).</w:t>
            </w:r>
            <w:r w:rsidRPr="009F0775">
              <w:rPr>
                <w:rFonts w:ascii="Arial" w:eastAsia="Times New Roman" w:hAnsi="Arial" w:cs="Arial"/>
                <w:color w:val="000000"/>
                <w:sz w:val="20"/>
                <w:szCs w:val="20"/>
                <w:lang w:val="en-US"/>
              </w:rPr>
              <w:t xml:space="preserve"> </w:t>
            </w:r>
            <w:proofErr w:type="spellStart"/>
            <w:r w:rsidR="00574F36">
              <w:rPr>
                <w:rFonts w:ascii="Arial" w:eastAsia="Times New Roman" w:hAnsi="Arial" w:cs="Arial"/>
                <w:color w:val="000000"/>
                <w:sz w:val="20"/>
                <w:szCs w:val="20"/>
                <w:lang w:val="en-US"/>
              </w:rPr>
              <w:t>I.e</w:t>
            </w:r>
            <w:proofErr w:type="spellEnd"/>
            <w:r w:rsidR="00574F36">
              <w:rPr>
                <w:rFonts w:ascii="Arial" w:eastAsia="Times New Roman" w:hAnsi="Arial" w:cs="Arial"/>
                <w:color w:val="000000"/>
                <w:sz w:val="20"/>
                <w:szCs w:val="20"/>
                <w:lang w:val="en-US"/>
              </w:rPr>
              <w:t xml:space="preserve"> 110 to 220VAC = 110-220VAC</w:t>
            </w:r>
          </w:p>
          <w:p w14:paraId="628B176F" w14:textId="04E81E79" w:rsidR="008B4A35" w:rsidRPr="009F0775"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No spacing allowed on either side.</w:t>
            </w:r>
          </w:p>
        </w:tc>
      </w:tr>
      <w:tr w:rsidR="00470E23" w:rsidRPr="009F0775" w14:paraId="1990C10C" w14:textId="77777777" w:rsidTr="00374966">
        <w:trPr>
          <w:trHeight w:val="53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0D7836E6"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lastRenderedPageBreak/>
              <w:t>x</w:t>
            </w:r>
          </w:p>
        </w:tc>
        <w:tc>
          <w:tcPr>
            <w:tcW w:w="7228" w:type="dxa"/>
            <w:tcBorders>
              <w:top w:val="nil"/>
              <w:left w:val="nil"/>
              <w:bottom w:val="single" w:sz="4" w:space="0" w:color="auto"/>
              <w:right w:val="single" w:sz="4" w:space="0" w:color="auto"/>
            </w:tcBorders>
            <w:shd w:val="clear" w:color="auto" w:fill="auto"/>
            <w:vAlign w:val="center"/>
            <w:hideMark/>
          </w:tcPr>
          <w:p w14:paraId="0A2C1FCF" w14:textId="60130F62" w:rsidR="0047102A" w:rsidRDefault="0047102A" w:rsidP="0047102A">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An a</w:t>
            </w:r>
            <w:r w:rsidR="00470E23" w:rsidRPr="009F0775">
              <w:rPr>
                <w:rFonts w:ascii="Arial" w:eastAsia="Times New Roman" w:hAnsi="Arial" w:cs="Arial"/>
                <w:color w:val="000000"/>
                <w:sz w:val="20"/>
                <w:szCs w:val="20"/>
                <w:lang w:val="en-US"/>
              </w:rPr>
              <w:t>lone standing X is only allowed to denote "times" in sizes</w:t>
            </w:r>
            <w:r>
              <w:rPr>
                <w:rFonts w:ascii="Arial" w:eastAsia="Times New Roman" w:hAnsi="Arial" w:cs="Arial"/>
                <w:color w:val="000000"/>
                <w:sz w:val="20"/>
                <w:szCs w:val="20"/>
                <w:lang w:val="en-US"/>
              </w:rPr>
              <w:t xml:space="preserve"> and will be in </w:t>
            </w:r>
            <w:r w:rsidR="00574F36">
              <w:rPr>
                <w:rFonts w:ascii="Arial" w:eastAsia="Times New Roman" w:hAnsi="Arial" w:cs="Arial"/>
                <w:color w:val="000000"/>
                <w:sz w:val="20"/>
                <w:szCs w:val="20"/>
                <w:lang w:val="en-US"/>
              </w:rPr>
              <w:t>UPPER</w:t>
            </w:r>
            <w:r>
              <w:rPr>
                <w:rFonts w:ascii="Arial" w:eastAsia="Times New Roman" w:hAnsi="Arial" w:cs="Arial"/>
                <w:color w:val="000000"/>
                <w:sz w:val="20"/>
                <w:szCs w:val="20"/>
                <w:lang w:val="en-US"/>
              </w:rPr>
              <w:t xml:space="preserve"> case</w:t>
            </w:r>
            <w:r w:rsidR="00470E23" w:rsidRPr="009F0775">
              <w:rPr>
                <w:rFonts w:ascii="Arial" w:eastAsia="Times New Roman" w:hAnsi="Arial" w:cs="Arial"/>
                <w:color w:val="000000"/>
                <w:sz w:val="20"/>
                <w:szCs w:val="20"/>
                <w:lang w:val="en-US"/>
              </w:rPr>
              <w:t>.</w:t>
            </w:r>
            <w:r w:rsidR="00574F36">
              <w:rPr>
                <w:rFonts w:ascii="Arial" w:eastAsia="Times New Roman" w:hAnsi="Arial" w:cs="Arial"/>
                <w:color w:val="000000"/>
                <w:sz w:val="20"/>
                <w:szCs w:val="20"/>
                <w:lang w:val="en-US"/>
              </w:rPr>
              <w:t xml:space="preserve"> I.e. 20 X</w:t>
            </w:r>
            <w:r w:rsidR="007C453E">
              <w:rPr>
                <w:rFonts w:ascii="Arial" w:eastAsia="Times New Roman" w:hAnsi="Arial" w:cs="Arial"/>
                <w:color w:val="000000"/>
                <w:sz w:val="20"/>
                <w:szCs w:val="20"/>
                <w:lang w:val="en-US"/>
              </w:rPr>
              <w:t xml:space="preserve"> 50</w:t>
            </w:r>
            <w:r w:rsidR="00574F36">
              <w:rPr>
                <w:rFonts w:ascii="Arial" w:eastAsia="Times New Roman" w:hAnsi="Arial" w:cs="Arial"/>
                <w:color w:val="000000"/>
                <w:sz w:val="20"/>
                <w:szCs w:val="20"/>
                <w:lang w:val="en-US"/>
              </w:rPr>
              <w:t xml:space="preserve"> X</w:t>
            </w:r>
            <w:r>
              <w:rPr>
                <w:rFonts w:ascii="Arial" w:eastAsia="Times New Roman" w:hAnsi="Arial" w:cs="Arial"/>
                <w:color w:val="000000"/>
                <w:sz w:val="20"/>
                <w:szCs w:val="20"/>
                <w:lang w:val="en-US"/>
              </w:rPr>
              <w:t xml:space="preserve"> 10mm.</w:t>
            </w:r>
          </w:p>
          <w:p w14:paraId="57DECDF9" w14:textId="724B68C6" w:rsidR="00470E23" w:rsidRPr="009F0775" w:rsidRDefault="00470E23" w:rsidP="0047102A">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If</w:t>
            </w:r>
            <w:r w:rsidR="0047102A">
              <w:rPr>
                <w:rFonts w:ascii="Arial" w:eastAsia="Times New Roman" w:hAnsi="Arial" w:cs="Arial"/>
                <w:color w:val="000000"/>
                <w:sz w:val="20"/>
                <w:szCs w:val="20"/>
                <w:lang w:val="en-US"/>
              </w:rPr>
              <w:t xml:space="preserve"> an</w:t>
            </w:r>
            <w:r w:rsidRPr="009F0775">
              <w:rPr>
                <w:rFonts w:ascii="Arial" w:eastAsia="Times New Roman" w:hAnsi="Arial" w:cs="Arial"/>
                <w:color w:val="000000"/>
                <w:sz w:val="20"/>
                <w:szCs w:val="20"/>
                <w:lang w:val="en-US"/>
              </w:rPr>
              <w:t xml:space="preserve"> X is part of the keyword or brand it MUST be UPPERCASE.</w:t>
            </w:r>
          </w:p>
        </w:tc>
      </w:tr>
      <w:tr w:rsidR="00470E23" w:rsidRPr="009F0775" w14:paraId="1A902C96" w14:textId="77777777" w:rsidTr="00374966">
        <w:trPr>
          <w:trHeight w:val="36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614A98F0"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&amp;</w:t>
            </w:r>
          </w:p>
        </w:tc>
        <w:tc>
          <w:tcPr>
            <w:tcW w:w="7228" w:type="dxa"/>
            <w:tcBorders>
              <w:top w:val="nil"/>
              <w:left w:val="nil"/>
              <w:bottom w:val="single" w:sz="4" w:space="0" w:color="auto"/>
              <w:right w:val="single" w:sz="4" w:space="0" w:color="auto"/>
            </w:tcBorders>
            <w:shd w:val="clear" w:color="auto" w:fill="auto"/>
            <w:vAlign w:val="center"/>
            <w:hideMark/>
          </w:tcPr>
          <w:p w14:paraId="05DA1625" w14:textId="77777777" w:rsidR="00470E23" w:rsidRPr="009F0775"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Ampersand may be used to replace the word AND to save space</w:t>
            </w:r>
          </w:p>
        </w:tc>
      </w:tr>
      <w:tr w:rsidR="00470E23" w:rsidRPr="009F0775" w14:paraId="754AB7FC" w14:textId="77777777" w:rsidTr="00374966">
        <w:trPr>
          <w:trHeight w:val="53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280B313D"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nil"/>
              <w:left w:val="nil"/>
              <w:bottom w:val="single" w:sz="4" w:space="0" w:color="auto"/>
              <w:right w:val="single" w:sz="4" w:space="0" w:color="auto"/>
            </w:tcBorders>
            <w:shd w:val="clear" w:color="auto" w:fill="auto"/>
            <w:vAlign w:val="center"/>
            <w:hideMark/>
          </w:tcPr>
          <w:p w14:paraId="506CB438" w14:textId="1F715E0D" w:rsidR="00470E23" w:rsidRPr="009F0775" w:rsidRDefault="00470E23" w:rsidP="00B877FC">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Percentage may </w:t>
            </w:r>
            <w:r w:rsidR="00B877FC" w:rsidRPr="00D4082C">
              <w:rPr>
                <w:rFonts w:ascii="Arial" w:eastAsia="Times New Roman" w:hAnsi="Arial" w:cs="Arial"/>
                <w:b/>
                <w:color w:val="000000"/>
                <w:sz w:val="20"/>
                <w:szCs w:val="20"/>
                <w:lang w:val="en-US"/>
              </w:rPr>
              <w:t>NOT</w:t>
            </w:r>
            <w:r w:rsidR="00B877FC">
              <w:rPr>
                <w:rFonts w:ascii="Arial" w:eastAsia="Times New Roman" w:hAnsi="Arial" w:cs="Arial"/>
                <w:color w:val="000000"/>
                <w:sz w:val="20"/>
                <w:szCs w:val="20"/>
                <w:lang w:val="en-US"/>
              </w:rPr>
              <w:t xml:space="preserve"> </w:t>
            </w:r>
            <w:r w:rsidRPr="009F0775">
              <w:rPr>
                <w:rFonts w:ascii="Arial" w:eastAsia="Times New Roman" w:hAnsi="Arial" w:cs="Arial"/>
                <w:color w:val="000000"/>
                <w:sz w:val="20"/>
                <w:szCs w:val="20"/>
                <w:lang w:val="en-US"/>
              </w:rPr>
              <w:t xml:space="preserve">be used to describe proportion. </w:t>
            </w:r>
            <w:r w:rsidR="00B877FC">
              <w:rPr>
                <w:rFonts w:ascii="Arial" w:eastAsia="Times New Roman" w:hAnsi="Arial" w:cs="Arial"/>
                <w:color w:val="000000"/>
                <w:sz w:val="20"/>
                <w:szCs w:val="20"/>
                <w:lang w:val="en-US"/>
              </w:rPr>
              <w:t>The abbreviation "PCT" is to be used instead.</w:t>
            </w:r>
          </w:p>
        </w:tc>
      </w:tr>
      <w:tr w:rsidR="005F19DD" w:rsidRPr="009F0775" w14:paraId="61DC5F52"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bottom w:val="single" w:sz="4" w:space="0" w:color="auto"/>
            </w:tcBorders>
            <w:shd w:val="clear" w:color="auto" w:fill="auto"/>
            <w:noWrap/>
            <w:vAlign w:val="center"/>
            <w:hideMark/>
          </w:tcPr>
          <w:p w14:paraId="2B126288" w14:textId="357D7100" w:rsidR="005F19DD" w:rsidRPr="00283103" w:rsidRDefault="005F19DD"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bottom w:val="single" w:sz="4" w:space="0" w:color="auto"/>
            </w:tcBorders>
            <w:shd w:val="clear" w:color="auto" w:fill="auto"/>
            <w:vAlign w:val="center"/>
            <w:hideMark/>
          </w:tcPr>
          <w:p w14:paraId="7B5AB4F0" w14:textId="4AB2A0D0" w:rsidR="005F19DD" w:rsidRPr="009F0775" w:rsidRDefault="005F19DD"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A Plus is allowed and us typically used in Tolerance</w:t>
            </w:r>
            <w:r w:rsidR="0047102A">
              <w:rPr>
                <w:rFonts w:ascii="Arial" w:eastAsia="Times New Roman" w:hAnsi="Arial" w:cs="Arial"/>
                <w:color w:val="000000"/>
                <w:sz w:val="20"/>
                <w:szCs w:val="20"/>
                <w:lang w:val="en-US"/>
              </w:rPr>
              <w:t>.</w:t>
            </w:r>
          </w:p>
        </w:tc>
      </w:tr>
      <w:tr w:rsidR="005F19DD" w:rsidRPr="009F0775" w14:paraId="158859E8"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7341575D" w14:textId="0B93F0AB" w:rsidR="005F19DD" w:rsidRPr="00283103" w:rsidRDefault="0064274E"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r w:rsidR="00B877FC">
              <w:rPr>
                <w:rFonts w:ascii="Arial" w:eastAsia="Times New Roman" w:hAnsi="Arial" w:cs="Arial"/>
                <w:b/>
                <w:bCs/>
                <w:color w:val="000000"/>
                <w:sz w:val="28"/>
                <w:szCs w:val="28"/>
                <w:lang w:val="en-US"/>
              </w:rPr>
              <w:t>/</w:t>
            </w:r>
            <w:r w:rsidRPr="00283103">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718936FA" w14:textId="77777777" w:rsidR="005F19DD" w:rsidRDefault="0064274E"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A Plus Minus is allowed and is typically used in Tolerance</w:t>
            </w:r>
            <w:r w:rsidR="0047102A">
              <w:rPr>
                <w:rFonts w:ascii="Arial" w:eastAsia="Times New Roman" w:hAnsi="Arial" w:cs="Arial"/>
                <w:color w:val="000000"/>
                <w:sz w:val="20"/>
                <w:szCs w:val="20"/>
                <w:lang w:val="en-US"/>
              </w:rPr>
              <w:t>.</w:t>
            </w:r>
            <w:r w:rsidR="00574F36">
              <w:rPr>
                <w:rFonts w:ascii="Arial" w:eastAsia="Times New Roman" w:hAnsi="Arial" w:cs="Arial"/>
                <w:color w:val="000000"/>
                <w:sz w:val="20"/>
                <w:szCs w:val="20"/>
                <w:lang w:val="en-US"/>
              </w:rPr>
              <w:t xml:space="preserve"> Do not use </w:t>
            </w:r>
            <w:r w:rsidR="00710B96">
              <w:rPr>
                <w:rFonts w:ascii="Arial" w:eastAsia="Times New Roman" w:hAnsi="Arial" w:cs="Arial"/>
                <w:color w:val="000000"/>
                <w:sz w:val="20"/>
                <w:szCs w:val="20"/>
                <w:lang w:val="en-US"/>
              </w:rPr>
              <w:t>“</w:t>
            </w:r>
            <w:r w:rsidR="00574F36" w:rsidRPr="00574F36">
              <w:rPr>
                <w:rFonts w:ascii="Arial" w:eastAsia="Times New Roman" w:hAnsi="Arial" w:cs="Arial"/>
                <w:b/>
                <w:color w:val="000000"/>
                <w:sz w:val="20"/>
                <w:szCs w:val="20"/>
                <w:lang w:val="en-US"/>
              </w:rPr>
              <w:t>±</w:t>
            </w:r>
            <w:r w:rsidR="00710B96" w:rsidRPr="00710B96">
              <w:rPr>
                <w:rFonts w:ascii="Arial" w:eastAsia="Times New Roman" w:hAnsi="Arial" w:cs="Arial"/>
                <w:color w:val="000000"/>
                <w:sz w:val="20"/>
                <w:szCs w:val="20"/>
                <w:lang w:val="en-US"/>
              </w:rPr>
              <w:t>”</w:t>
            </w:r>
            <w:r w:rsidR="00710B96">
              <w:rPr>
                <w:rFonts w:ascii="Arial" w:eastAsia="Times New Roman" w:hAnsi="Arial" w:cs="Arial"/>
                <w:color w:val="000000"/>
                <w:sz w:val="20"/>
                <w:szCs w:val="20"/>
                <w:lang w:val="en-US"/>
              </w:rPr>
              <w:t>.</w:t>
            </w:r>
          </w:p>
          <w:p w14:paraId="2CC17A94" w14:textId="33B7D5F3" w:rsidR="00710B96" w:rsidRPr="009F0775" w:rsidRDefault="00710B96" w:rsidP="00F354B0">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Note that ASCII code characters are not to be used.</w:t>
            </w:r>
          </w:p>
        </w:tc>
      </w:tr>
      <w:tr w:rsidR="00B877FC" w:rsidRPr="009F0775" w14:paraId="1877B63B"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526E9320" w14:textId="72119961" w:rsidR="00B877FC" w:rsidRPr="00283103" w:rsidRDefault="00B877FC" w:rsidP="00F354B0">
            <w:pPr>
              <w:spacing w:before="0" w:after="0" w:line="240" w:lineRule="auto"/>
              <w:ind w:left="144"/>
              <w:jc w:val="center"/>
              <w:rPr>
                <w:rFonts w:ascii="Arial" w:eastAsia="Times New Roman" w:hAnsi="Arial" w:cs="Arial"/>
                <w:b/>
                <w:bCs/>
                <w:color w:val="000000"/>
                <w:sz w:val="28"/>
                <w:szCs w:val="28"/>
                <w:lang w:val="en-US"/>
              </w:rPr>
            </w:pPr>
            <w:r>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001B24AC" w14:textId="6443572B" w:rsidR="00B877FC" w:rsidRDefault="00B877FC" w:rsidP="00B877FC">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The </w:t>
            </w:r>
            <w:r>
              <w:rPr>
                <w:rFonts w:ascii="Arial" w:eastAsia="Times New Roman" w:hAnsi="Arial" w:cs="Arial"/>
                <w:color w:val="000000"/>
                <w:sz w:val="20"/>
                <w:szCs w:val="20"/>
                <w:lang w:val="en-US"/>
              </w:rPr>
              <w:t>"Greater than or Equal to" symbol is to be captured as "</w:t>
            </w:r>
            <w:r w:rsidRPr="00D4082C">
              <w:rPr>
                <w:rFonts w:ascii="Arial" w:eastAsia="Times New Roman" w:hAnsi="Arial" w:cs="Arial"/>
                <w:b/>
                <w:color w:val="000000"/>
                <w:sz w:val="20"/>
                <w:szCs w:val="20"/>
                <w:lang w:val="en-US"/>
              </w:rPr>
              <w:t>&gt;=</w:t>
            </w:r>
            <w:r>
              <w:rPr>
                <w:rFonts w:ascii="Arial" w:eastAsia="Times New Roman" w:hAnsi="Arial" w:cs="Arial"/>
                <w:color w:val="000000"/>
                <w:sz w:val="20"/>
                <w:szCs w:val="20"/>
                <w:lang w:val="en-US"/>
              </w:rPr>
              <w:t>"</w:t>
            </w:r>
          </w:p>
          <w:p w14:paraId="770F13CE" w14:textId="2C5A983A" w:rsidR="00B877FC" w:rsidRPr="009F0775" w:rsidRDefault="00B877FC" w:rsidP="00B877FC">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Note that ASCII code characters are not to be used.</w:t>
            </w:r>
          </w:p>
        </w:tc>
      </w:tr>
      <w:tr w:rsidR="00B877FC" w:rsidRPr="009F0775" w14:paraId="18F71C31"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26766CE1" w14:textId="0B436AF6" w:rsidR="00B877FC" w:rsidRDefault="00B877FC" w:rsidP="00F354B0">
            <w:pPr>
              <w:spacing w:before="0" w:after="0" w:line="240" w:lineRule="auto"/>
              <w:ind w:left="144"/>
              <w:jc w:val="center"/>
              <w:rPr>
                <w:rFonts w:ascii="Arial" w:eastAsia="Times New Roman" w:hAnsi="Arial" w:cs="Arial"/>
                <w:b/>
                <w:bCs/>
                <w:color w:val="000000"/>
                <w:sz w:val="28"/>
                <w:szCs w:val="28"/>
                <w:lang w:val="en-US"/>
              </w:rPr>
            </w:pPr>
            <w:r>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307F118D" w14:textId="2452AA66" w:rsidR="00B877FC" w:rsidRDefault="00B877FC" w:rsidP="00B877FC">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The </w:t>
            </w:r>
            <w:r>
              <w:rPr>
                <w:rFonts w:ascii="Arial" w:eastAsia="Times New Roman" w:hAnsi="Arial" w:cs="Arial"/>
                <w:color w:val="000000"/>
                <w:sz w:val="20"/>
                <w:szCs w:val="20"/>
                <w:lang w:val="en-US"/>
              </w:rPr>
              <w:t>"Less than or Equal to" symbol is to be captured as "</w:t>
            </w:r>
            <w:r>
              <w:rPr>
                <w:rFonts w:ascii="Arial" w:eastAsia="Times New Roman" w:hAnsi="Arial" w:cs="Arial"/>
                <w:b/>
                <w:color w:val="000000"/>
                <w:sz w:val="20"/>
                <w:szCs w:val="20"/>
                <w:lang w:val="en-US"/>
              </w:rPr>
              <w:t>&lt;</w:t>
            </w:r>
            <w:r w:rsidRPr="00BD3CE6">
              <w:rPr>
                <w:rFonts w:ascii="Arial" w:eastAsia="Times New Roman" w:hAnsi="Arial" w:cs="Arial"/>
                <w:b/>
                <w:color w:val="000000"/>
                <w:sz w:val="20"/>
                <w:szCs w:val="20"/>
                <w:lang w:val="en-US"/>
              </w:rPr>
              <w:t>=</w:t>
            </w:r>
            <w:r>
              <w:rPr>
                <w:rFonts w:ascii="Arial" w:eastAsia="Times New Roman" w:hAnsi="Arial" w:cs="Arial"/>
                <w:color w:val="000000"/>
                <w:sz w:val="20"/>
                <w:szCs w:val="20"/>
                <w:lang w:val="en-US"/>
              </w:rPr>
              <w:t>"</w:t>
            </w:r>
          </w:p>
          <w:p w14:paraId="283BCB68" w14:textId="15D12B10" w:rsidR="00B877FC" w:rsidRPr="009F0775" w:rsidRDefault="00B877FC" w:rsidP="00B877FC">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Note that ASCII code characters are not to be used.</w:t>
            </w:r>
          </w:p>
        </w:tc>
      </w:tr>
      <w:tr w:rsidR="0064274E" w:rsidRPr="009F0775" w14:paraId="7D843341"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6C079F46" w14:textId="0860B31C" w:rsidR="00CE457C" w:rsidRPr="00283103" w:rsidRDefault="00CE457C"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0B545185" w14:textId="59E3A312" w:rsidR="0064274E" w:rsidRDefault="0064274E"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The Degr</w:t>
            </w:r>
            <w:r w:rsidR="0044108C">
              <w:rPr>
                <w:rFonts w:ascii="Arial" w:eastAsia="Times New Roman" w:hAnsi="Arial" w:cs="Arial"/>
                <w:color w:val="000000"/>
                <w:sz w:val="20"/>
                <w:szCs w:val="20"/>
                <w:lang w:val="en-US"/>
              </w:rPr>
              <w:t>ee sign is to be captured as DEG</w:t>
            </w:r>
          </w:p>
          <w:p w14:paraId="7B761EB0" w14:textId="2A620285" w:rsidR="00BA1240" w:rsidRPr="009F0775" w:rsidRDefault="00BA1240" w:rsidP="00F354B0">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Note that ASCII code characters are not to be used.</w:t>
            </w:r>
          </w:p>
        </w:tc>
      </w:tr>
      <w:tr w:rsidR="00574F36" w:rsidRPr="009F0775" w14:paraId="5D72DB36"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538D1774" w14:textId="47BE8701" w:rsidR="00574F36" w:rsidRPr="00574F36" w:rsidRDefault="00574F36" w:rsidP="00F354B0">
            <w:pPr>
              <w:spacing w:before="0" w:after="0" w:line="240" w:lineRule="auto"/>
              <w:ind w:left="144"/>
              <w:jc w:val="center"/>
              <w:rPr>
                <w:rFonts w:ascii="Arial" w:eastAsia="Times New Roman" w:hAnsi="Arial" w:cs="Arial"/>
                <w:b/>
                <w:bCs/>
                <w:color w:val="000000"/>
                <w:sz w:val="28"/>
                <w:szCs w:val="28"/>
                <w:lang w:val="en-US"/>
              </w:rPr>
            </w:pPr>
            <w:r w:rsidRPr="00574F36">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66C98EA9" w14:textId="09249162" w:rsidR="00574F36" w:rsidRPr="009F0775" w:rsidRDefault="00574F36" w:rsidP="00F354B0">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This is commonly used in industry to denote INCHES. This is not to be used. The INCH abbreviation “</w:t>
            </w:r>
            <w:r w:rsidRPr="00D4082C">
              <w:rPr>
                <w:rFonts w:ascii="Arial" w:eastAsia="Times New Roman" w:hAnsi="Arial" w:cs="Arial"/>
                <w:b/>
                <w:color w:val="000000"/>
                <w:sz w:val="20"/>
                <w:szCs w:val="20"/>
                <w:lang w:val="en-US"/>
              </w:rPr>
              <w:t>IN</w:t>
            </w:r>
            <w:r>
              <w:rPr>
                <w:rFonts w:ascii="Arial" w:eastAsia="Times New Roman" w:hAnsi="Arial" w:cs="Arial"/>
                <w:color w:val="000000"/>
                <w:sz w:val="20"/>
                <w:szCs w:val="20"/>
                <w:lang w:val="en-US"/>
              </w:rPr>
              <w:t>” is to be used instead.</w:t>
            </w:r>
          </w:p>
        </w:tc>
      </w:tr>
      <w:tr w:rsidR="00574F36" w:rsidRPr="009F0775" w14:paraId="34EC6127"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06AA62EA" w14:textId="5E54D04D" w:rsidR="00574F36" w:rsidRPr="00574F36" w:rsidRDefault="00574F36" w:rsidP="00F354B0">
            <w:pPr>
              <w:spacing w:before="0" w:after="0" w:line="240" w:lineRule="auto"/>
              <w:ind w:left="144"/>
              <w:jc w:val="center"/>
              <w:rPr>
                <w:rFonts w:ascii="Arial" w:eastAsia="Times New Roman" w:hAnsi="Arial" w:cs="Arial"/>
                <w:b/>
                <w:bCs/>
                <w:color w:val="000000"/>
                <w:sz w:val="28"/>
                <w:szCs w:val="28"/>
                <w:lang w:val="en-US"/>
              </w:rPr>
            </w:pPr>
            <w:r w:rsidRPr="00574F36">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51A152A5" w14:textId="747229BE" w:rsidR="00574F36" w:rsidRDefault="00574F36" w:rsidP="00574F36">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This is commonly used in industry to denote FEET/FOOT. This is not to be used. The FEET/FOOT abbreviation “</w:t>
            </w:r>
            <w:r w:rsidRPr="00D4082C">
              <w:rPr>
                <w:rFonts w:ascii="Arial" w:eastAsia="Times New Roman" w:hAnsi="Arial" w:cs="Arial"/>
                <w:b/>
                <w:color w:val="000000"/>
                <w:sz w:val="20"/>
                <w:szCs w:val="20"/>
                <w:lang w:val="en-US"/>
              </w:rPr>
              <w:t>FT</w:t>
            </w:r>
            <w:r>
              <w:rPr>
                <w:rFonts w:ascii="Arial" w:eastAsia="Times New Roman" w:hAnsi="Arial" w:cs="Arial"/>
                <w:color w:val="000000"/>
                <w:sz w:val="20"/>
                <w:szCs w:val="20"/>
                <w:lang w:val="en-US"/>
              </w:rPr>
              <w:t>” is to be used instead.</w:t>
            </w:r>
          </w:p>
        </w:tc>
      </w:tr>
      <w:tr w:rsidR="00574F36" w:rsidRPr="009F0775" w14:paraId="2409D3AF"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046CD868" w14:textId="14BFBD53" w:rsidR="00574F36" w:rsidRPr="00574F36" w:rsidRDefault="00574F36" w:rsidP="00F354B0">
            <w:pPr>
              <w:spacing w:before="0" w:after="0" w:line="240" w:lineRule="auto"/>
              <w:ind w:left="144"/>
              <w:jc w:val="center"/>
              <w:rPr>
                <w:rFonts w:ascii="Arial" w:eastAsia="Times New Roman" w:hAnsi="Arial" w:cs="Arial"/>
                <w:b/>
                <w:bCs/>
                <w:color w:val="000000"/>
                <w:sz w:val="28"/>
                <w:szCs w:val="28"/>
                <w:lang w:val="en-US"/>
              </w:rPr>
            </w:pPr>
            <w:r w:rsidRPr="00574F36">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77962A22" w14:textId="41762281" w:rsidR="00574F36" w:rsidRDefault="00574F36" w:rsidP="00574F36">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This symbol is often used to separate different dimensions / values in industry. This symbol is NOT to be used. The “</w:t>
            </w:r>
            <w:r w:rsidRPr="00D4082C">
              <w:rPr>
                <w:rFonts w:ascii="Arial" w:eastAsia="Times New Roman" w:hAnsi="Arial" w:cs="Arial"/>
                <w:b/>
                <w:color w:val="000000"/>
                <w:sz w:val="20"/>
                <w:szCs w:val="20"/>
                <w:lang w:val="en-US"/>
              </w:rPr>
              <w:t>X</w:t>
            </w:r>
            <w:r>
              <w:rPr>
                <w:rFonts w:ascii="Arial" w:eastAsia="Times New Roman" w:hAnsi="Arial" w:cs="Arial"/>
                <w:color w:val="000000"/>
                <w:sz w:val="20"/>
                <w:szCs w:val="20"/>
                <w:lang w:val="en-US"/>
              </w:rPr>
              <w:t>” is to be used.</w:t>
            </w:r>
          </w:p>
          <w:p w14:paraId="5EB6C0A8" w14:textId="13BB5853" w:rsidR="00574F36" w:rsidRDefault="00574F36" w:rsidP="00574F36">
            <w:pPr>
              <w:spacing w:before="0" w:after="0" w:line="240" w:lineRule="auto"/>
              <w:ind w:left="144"/>
              <w:rPr>
                <w:rFonts w:ascii="Arial" w:eastAsia="Times New Roman" w:hAnsi="Arial" w:cs="Arial"/>
                <w:color w:val="000000"/>
                <w:sz w:val="20"/>
                <w:szCs w:val="20"/>
                <w:lang w:val="en-US"/>
              </w:rPr>
            </w:pPr>
            <w:proofErr w:type="spellStart"/>
            <w:r>
              <w:rPr>
                <w:rFonts w:ascii="Arial" w:eastAsia="Times New Roman" w:hAnsi="Arial" w:cs="Arial"/>
                <w:color w:val="000000"/>
                <w:sz w:val="20"/>
                <w:szCs w:val="20"/>
                <w:lang w:val="en-US"/>
              </w:rPr>
              <w:t>Eg</w:t>
            </w:r>
            <w:proofErr w:type="spellEnd"/>
            <w:r>
              <w:rPr>
                <w:rFonts w:ascii="Arial" w:eastAsia="Times New Roman" w:hAnsi="Arial" w:cs="Arial"/>
                <w:color w:val="000000"/>
                <w:sz w:val="20"/>
                <w:szCs w:val="20"/>
                <w:lang w:val="en-US"/>
              </w:rPr>
              <w:t>. 150*100 is to be captured as 150 X 100.</w:t>
            </w:r>
          </w:p>
        </w:tc>
      </w:tr>
      <w:tr w:rsidR="00710B96" w:rsidRPr="009F0775" w14:paraId="25130E1A"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034AA571" w14:textId="3DB5247C" w:rsidR="00710B96" w:rsidRPr="00574F36" w:rsidRDefault="00710B96" w:rsidP="00710B96">
            <w:pPr>
              <w:spacing w:before="0" w:after="0" w:line="240" w:lineRule="auto"/>
              <w:ind w:left="144"/>
              <w:jc w:val="center"/>
              <w:rPr>
                <w:rFonts w:ascii="Arial" w:eastAsia="Times New Roman" w:hAnsi="Arial" w:cs="Arial"/>
                <w:b/>
                <w:bCs/>
                <w:color w:val="000000"/>
                <w:sz w:val="28"/>
                <w:szCs w:val="28"/>
                <w:lang w:val="en-US"/>
              </w:rPr>
            </w:pPr>
            <w:r>
              <w:rPr>
                <w:rFonts w:ascii="Arial" w:hAnsi="Arial" w:cs="Arial"/>
                <w:b/>
                <w:bCs/>
                <w:sz w:val="20"/>
              </w:rPr>
              <w:t>Ø</w:t>
            </w:r>
          </w:p>
        </w:tc>
        <w:tc>
          <w:tcPr>
            <w:tcW w:w="7228" w:type="dxa"/>
            <w:tcBorders>
              <w:top w:val="single" w:sz="4" w:space="0" w:color="auto"/>
              <w:bottom w:val="single" w:sz="4" w:space="0" w:color="auto"/>
            </w:tcBorders>
            <w:shd w:val="clear" w:color="auto" w:fill="auto"/>
            <w:vAlign w:val="center"/>
          </w:tcPr>
          <w:p w14:paraId="770FBEA3" w14:textId="3DE27CFF" w:rsidR="00710B96" w:rsidRDefault="00710B96" w:rsidP="00710B96">
            <w:pPr>
              <w:spacing w:before="0" w:after="0"/>
              <w:ind w:left="144"/>
              <w:rPr>
                <w:color w:val="000000"/>
              </w:rPr>
            </w:pPr>
            <w:r>
              <w:rPr>
                <w:color w:val="000000"/>
              </w:rPr>
              <w:t>This is very often used to denote “Diameter” or “Bore” and is not to be used. Use the prefix “DIA” instead.</w:t>
            </w:r>
          </w:p>
          <w:p w14:paraId="61B9843D" w14:textId="7EA4103C" w:rsidR="00710B96" w:rsidRDefault="00710B96" w:rsidP="00710B96">
            <w:pPr>
              <w:spacing w:before="0" w:after="0"/>
              <w:ind w:left="144"/>
              <w:rPr>
                <w:rFonts w:ascii="Arial" w:eastAsia="Times New Roman" w:hAnsi="Arial" w:cs="Arial"/>
                <w:color w:val="000000"/>
                <w:sz w:val="20"/>
                <w:szCs w:val="20"/>
                <w:lang w:val="en-US"/>
              </w:rPr>
            </w:pPr>
            <w:r>
              <w:rPr>
                <w:color w:val="000000"/>
              </w:rPr>
              <w:t>Note that ASCII code characters are not to be used.</w:t>
            </w:r>
          </w:p>
        </w:tc>
      </w:tr>
      <w:tr w:rsidR="00710B96" w:rsidRPr="009F0775" w14:paraId="394C0130"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40C1B3DE" w14:textId="33D657A5" w:rsidR="00710B96" w:rsidRDefault="00710B96" w:rsidP="00710B96">
            <w:pPr>
              <w:spacing w:before="0" w:after="0" w:line="240" w:lineRule="auto"/>
              <w:ind w:left="144"/>
              <w:jc w:val="center"/>
              <w:rPr>
                <w:rFonts w:ascii="Arial" w:hAnsi="Arial" w:cs="Arial"/>
                <w:b/>
                <w:bCs/>
                <w:sz w:val="20"/>
              </w:rPr>
            </w:pPr>
            <w:r>
              <w:rPr>
                <w:rFonts w:ascii="Arial" w:hAnsi="Arial" w:cs="Arial"/>
                <w:b/>
                <w:bCs/>
                <w:sz w:val="20"/>
              </w:rPr>
              <w:t>MM² / MM³</w:t>
            </w:r>
          </w:p>
        </w:tc>
        <w:tc>
          <w:tcPr>
            <w:tcW w:w="7228" w:type="dxa"/>
            <w:tcBorders>
              <w:top w:val="single" w:sz="4" w:space="0" w:color="auto"/>
              <w:bottom w:val="single" w:sz="4" w:space="0" w:color="auto"/>
            </w:tcBorders>
            <w:shd w:val="clear" w:color="auto" w:fill="auto"/>
            <w:vAlign w:val="center"/>
          </w:tcPr>
          <w:p w14:paraId="40ED1A2D" w14:textId="77777777" w:rsidR="00710B96" w:rsidRDefault="00710B96" w:rsidP="00710B96">
            <w:pPr>
              <w:spacing w:before="0" w:after="0"/>
              <w:ind w:left="144"/>
              <w:rPr>
                <w:rFonts w:ascii="Calibri" w:hAnsi="Calibri" w:cs="Calibri"/>
                <w:color w:val="000000"/>
              </w:rPr>
            </w:pPr>
            <w:r>
              <w:rPr>
                <w:color w:val="000000"/>
              </w:rPr>
              <w:t xml:space="preserve">The miniature “²” or “³” are </w:t>
            </w:r>
            <w:r>
              <w:rPr>
                <w:b/>
                <w:bCs/>
                <w:color w:val="000000"/>
              </w:rPr>
              <w:t>not</w:t>
            </w:r>
            <w:r>
              <w:rPr>
                <w:color w:val="000000"/>
              </w:rPr>
              <w:t xml:space="preserve"> to be used. MM2 or MM3 is the correct manner of capturing these values.</w:t>
            </w:r>
          </w:p>
          <w:p w14:paraId="621E23B0" w14:textId="631203E4" w:rsidR="00710B96" w:rsidRDefault="00710B96" w:rsidP="00710B96">
            <w:pPr>
              <w:spacing w:before="0" w:after="0"/>
              <w:ind w:left="144"/>
              <w:rPr>
                <w:color w:val="000000"/>
              </w:rPr>
            </w:pPr>
            <w:r>
              <w:rPr>
                <w:color w:val="000000"/>
              </w:rPr>
              <w:t>Note that ASCII code characters are not to be used.</w:t>
            </w:r>
          </w:p>
        </w:tc>
      </w:tr>
      <w:tr w:rsidR="006E52FC" w:rsidRPr="009F0775" w14:paraId="2C901961"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1BD438B4" w14:textId="463083DE" w:rsidR="006E52FC" w:rsidRDefault="006E52FC" w:rsidP="006E52FC">
            <w:pPr>
              <w:spacing w:before="0" w:after="0" w:line="240" w:lineRule="auto"/>
              <w:ind w:left="144"/>
              <w:jc w:val="center"/>
              <w:rPr>
                <w:rFonts w:ascii="Arial" w:hAnsi="Arial" w:cs="Arial"/>
                <w:b/>
                <w:bCs/>
                <w:sz w:val="20"/>
              </w:rPr>
            </w:pPr>
            <w:r>
              <w:rPr>
                <w:rFonts w:ascii="Arial" w:hAnsi="Arial" w:cs="Arial"/>
                <w:b/>
                <w:bCs/>
                <w:sz w:val="20"/>
              </w:rPr>
              <w:t>(3) DIA 10 MM HOLES</w:t>
            </w:r>
          </w:p>
        </w:tc>
        <w:tc>
          <w:tcPr>
            <w:tcW w:w="7228" w:type="dxa"/>
            <w:tcBorders>
              <w:top w:val="single" w:sz="4" w:space="0" w:color="auto"/>
              <w:bottom w:val="single" w:sz="4" w:space="0" w:color="auto"/>
            </w:tcBorders>
            <w:shd w:val="clear" w:color="auto" w:fill="auto"/>
            <w:vAlign w:val="center"/>
          </w:tcPr>
          <w:p w14:paraId="37900EAF" w14:textId="59BB626D" w:rsidR="006E52FC" w:rsidRDefault="006E52FC" w:rsidP="006E52FC">
            <w:pPr>
              <w:spacing w:before="0" w:after="0"/>
              <w:ind w:left="144"/>
              <w:rPr>
                <w:color w:val="000000"/>
              </w:rPr>
            </w:pPr>
            <w:r>
              <w:rPr>
                <w:color w:val="000000"/>
              </w:rPr>
              <w:t>When there is more than a single quantity of a given value, the quantity is to be in brackets followed by the value.</w:t>
            </w:r>
            <w:r>
              <w:rPr>
                <w:color w:val="000000"/>
              </w:rPr>
              <w:br/>
              <w:t xml:space="preserve">I.e. </w:t>
            </w:r>
            <w:r w:rsidRPr="00D4082C">
              <w:rPr>
                <w:rFonts w:ascii="Arial" w:hAnsi="Arial" w:cs="Arial"/>
                <w:bCs/>
                <w:sz w:val="20"/>
              </w:rPr>
              <w:t xml:space="preserve">(3) </w:t>
            </w:r>
            <w:r w:rsidR="00E40B81">
              <w:rPr>
                <w:rFonts w:ascii="Arial" w:hAnsi="Arial" w:cs="Arial"/>
                <w:bCs/>
                <w:sz w:val="20"/>
              </w:rPr>
              <w:t xml:space="preserve">DIA </w:t>
            </w:r>
            <w:r w:rsidRPr="00D4082C">
              <w:rPr>
                <w:rFonts w:ascii="Arial" w:hAnsi="Arial" w:cs="Arial"/>
                <w:bCs/>
                <w:sz w:val="20"/>
              </w:rPr>
              <w:t xml:space="preserve">10 MM </w:t>
            </w:r>
            <w:r>
              <w:rPr>
                <w:rFonts w:ascii="Arial" w:hAnsi="Arial" w:cs="Arial"/>
                <w:bCs/>
                <w:sz w:val="20"/>
              </w:rPr>
              <w:t>HOLES</w:t>
            </w:r>
            <w:r w:rsidRPr="00D4082C">
              <w:rPr>
                <w:rFonts w:ascii="Arial" w:hAnsi="Arial" w:cs="Arial"/>
                <w:bCs/>
                <w:sz w:val="20"/>
              </w:rPr>
              <w:t xml:space="preserve"> means that there are 3 </w:t>
            </w:r>
            <w:r w:rsidRPr="006E52FC">
              <w:rPr>
                <w:rFonts w:ascii="Arial" w:hAnsi="Arial" w:cs="Arial"/>
                <w:bCs/>
                <w:sz w:val="20"/>
              </w:rPr>
              <w:t>h</w:t>
            </w:r>
            <w:r w:rsidRPr="00D4082C">
              <w:rPr>
                <w:rFonts w:ascii="Arial" w:hAnsi="Arial" w:cs="Arial"/>
                <w:bCs/>
                <w:sz w:val="20"/>
              </w:rPr>
              <w:t>oles and the holes are 10 MM</w:t>
            </w:r>
            <w:r>
              <w:rPr>
                <w:rFonts w:ascii="Arial" w:hAnsi="Arial" w:cs="Arial"/>
                <w:bCs/>
                <w:sz w:val="20"/>
              </w:rPr>
              <w:t xml:space="preserve"> in diameter.</w:t>
            </w:r>
          </w:p>
        </w:tc>
      </w:tr>
    </w:tbl>
    <w:p w14:paraId="2FDF715E" w14:textId="4B5A31AF" w:rsidR="005F19DD" w:rsidRPr="009F0775" w:rsidRDefault="005F19DD" w:rsidP="00452631">
      <w:pPr>
        <w:spacing w:before="0" w:after="0"/>
        <w:ind w:left="144"/>
        <w:rPr>
          <w:rFonts w:ascii="Arial" w:eastAsiaTheme="majorEastAsia" w:hAnsi="Arial" w:cs="Arial"/>
          <w:b/>
          <w:color w:val="2E74B5" w:themeColor="accent1" w:themeShade="BF"/>
          <w:sz w:val="20"/>
          <w:szCs w:val="20"/>
          <w:u w:val="single"/>
        </w:rPr>
      </w:pPr>
    </w:p>
    <w:p w14:paraId="23AAE426" w14:textId="460A0612" w:rsidR="00F12C25" w:rsidRPr="009F0775" w:rsidRDefault="00F12C25" w:rsidP="00337824">
      <w:pPr>
        <w:pStyle w:val="Heading3"/>
        <w:numPr>
          <w:ilvl w:val="0"/>
          <w:numId w:val="2"/>
        </w:numPr>
        <w:spacing w:before="0" w:line="240" w:lineRule="auto"/>
        <w:rPr>
          <w:rFonts w:ascii="Arial" w:hAnsi="Arial" w:cs="Arial"/>
          <w:sz w:val="20"/>
          <w:szCs w:val="20"/>
          <w:u w:val="single"/>
        </w:rPr>
      </w:pPr>
      <w:bookmarkStart w:id="638" w:name="_Toc5348499"/>
      <w:bookmarkStart w:id="639" w:name="_Toc5349182"/>
      <w:bookmarkStart w:id="640" w:name="_Toc5353192"/>
      <w:bookmarkStart w:id="641" w:name="_Toc5353317"/>
      <w:bookmarkStart w:id="642" w:name="_Toc5360850"/>
      <w:bookmarkStart w:id="643" w:name="_Toc5363738"/>
      <w:bookmarkStart w:id="644" w:name="_Toc5369937"/>
      <w:bookmarkStart w:id="645" w:name="_Toc5371356"/>
      <w:bookmarkStart w:id="646" w:name="_Toc5607948"/>
      <w:bookmarkStart w:id="647" w:name="_Toc5611490"/>
      <w:bookmarkStart w:id="648" w:name="_Toc5618552"/>
      <w:bookmarkStart w:id="649" w:name="_Toc5691019"/>
      <w:bookmarkStart w:id="650" w:name="_Toc5691328"/>
      <w:bookmarkStart w:id="651" w:name="_Toc5709196"/>
      <w:bookmarkStart w:id="652" w:name="_Toc5709503"/>
      <w:bookmarkStart w:id="653" w:name="_Toc5716123"/>
      <w:bookmarkStart w:id="654" w:name="_Toc5786457"/>
      <w:bookmarkStart w:id="655" w:name="_Toc5786783"/>
      <w:bookmarkStart w:id="656" w:name="_Toc7080630"/>
      <w:bookmarkStart w:id="657" w:name="_Toc7099619"/>
      <w:bookmarkStart w:id="658" w:name="_Toc7156994"/>
      <w:bookmarkStart w:id="659" w:name="_Toc7157371"/>
      <w:bookmarkStart w:id="660" w:name="_Toc7165090"/>
      <w:bookmarkStart w:id="661" w:name="_Toc7444957"/>
      <w:bookmarkStart w:id="662" w:name="_Toc7499664"/>
      <w:bookmarkStart w:id="663" w:name="_Toc7503128"/>
      <w:bookmarkStart w:id="664" w:name="_Toc7503763"/>
      <w:bookmarkStart w:id="665" w:name="_Toc7504398"/>
      <w:bookmarkStart w:id="666" w:name="_Toc7505033"/>
      <w:bookmarkStart w:id="667" w:name="_Toc7522047"/>
      <w:bookmarkStart w:id="668" w:name="_Toc7698790"/>
      <w:bookmarkStart w:id="669" w:name="_Toc7699451"/>
      <w:bookmarkStart w:id="670" w:name="_Toc7720519"/>
      <w:bookmarkStart w:id="671" w:name="_Toc8724778"/>
      <w:bookmarkStart w:id="672" w:name="_Toc8741231"/>
      <w:bookmarkStart w:id="673" w:name="_Toc10789392"/>
      <w:bookmarkStart w:id="674" w:name="_Toc11060239"/>
      <w:bookmarkStart w:id="675" w:name="_Toc11065067"/>
      <w:bookmarkStart w:id="676" w:name="_Toc11125643"/>
      <w:bookmarkStart w:id="677" w:name="_Toc11385094"/>
      <w:bookmarkStart w:id="678" w:name="_Toc11738945"/>
      <w:bookmarkStart w:id="679" w:name="_Toc14776168"/>
      <w:bookmarkStart w:id="680" w:name="_Toc14956518"/>
      <w:bookmarkStart w:id="681" w:name="_Toc15979341"/>
      <w:bookmarkStart w:id="682" w:name="_Toc81569825"/>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r w:rsidRPr="009F0775">
        <w:rPr>
          <w:rFonts w:ascii="Arial" w:hAnsi="Arial" w:cs="Arial"/>
          <w:sz w:val="20"/>
          <w:szCs w:val="20"/>
          <w:u w:val="single"/>
        </w:rPr>
        <w:t>TOLERANCES</w:t>
      </w:r>
      <w:bookmarkEnd w:id="682"/>
    </w:p>
    <w:p w14:paraId="6DFF4D49" w14:textId="77777777" w:rsidR="00F12C25" w:rsidRPr="009F0775" w:rsidRDefault="00F12C25" w:rsidP="00374966">
      <w:pPr>
        <w:spacing w:before="0" w:after="0" w:line="240" w:lineRule="auto"/>
        <w:ind w:left="144"/>
        <w:jc w:val="both"/>
        <w:rPr>
          <w:rFonts w:ascii="Arial" w:hAnsi="Arial" w:cs="Arial"/>
          <w:sz w:val="20"/>
          <w:szCs w:val="20"/>
          <w:lang w:val="en-GB"/>
        </w:rPr>
      </w:pPr>
      <w:r w:rsidRPr="009F0775">
        <w:rPr>
          <w:rFonts w:ascii="Arial" w:hAnsi="Arial" w:cs="Arial"/>
          <w:sz w:val="20"/>
          <w:szCs w:val="20"/>
          <w:lang w:val="en-GB"/>
        </w:rPr>
        <w:t>When Capturing Tolerances the following format is to be used.</w:t>
      </w:r>
    </w:p>
    <w:p w14:paraId="7644CE4C" w14:textId="3F8B837A" w:rsidR="00F12C25" w:rsidRPr="009F0775" w:rsidRDefault="00F12C25" w:rsidP="00374966">
      <w:pPr>
        <w:spacing w:before="0" w:after="0" w:line="240" w:lineRule="auto"/>
        <w:ind w:left="144"/>
        <w:jc w:val="both"/>
        <w:rPr>
          <w:rFonts w:ascii="Arial" w:hAnsi="Arial" w:cs="Arial"/>
          <w:sz w:val="20"/>
          <w:szCs w:val="20"/>
          <w:lang w:val="en-GB"/>
        </w:rPr>
      </w:pPr>
      <w:r w:rsidRPr="00495A22">
        <w:rPr>
          <w:rFonts w:ascii="Arial" w:hAnsi="Arial" w:cs="Arial"/>
          <w:b/>
          <w:sz w:val="20"/>
          <w:szCs w:val="20"/>
          <w:lang w:val="en-GB"/>
        </w:rPr>
        <w:t>Plus</w:t>
      </w:r>
      <w:r w:rsidRPr="009F0775">
        <w:rPr>
          <w:rFonts w:ascii="Arial" w:hAnsi="Arial" w:cs="Arial"/>
          <w:sz w:val="20"/>
          <w:szCs w:val="20"/>
          <w:lang w:val="en-GB"/>
        </w:rPr>
        <w:t>: the “+</w:t>
      </w:r>
      <w:r w:rsidR="00B233C1" w:rsidRPr="009F0775">
        <w:rPr>
          <w:rFonts w:ascii="Arial" w:hAnsi="Arial" w:cs="Arial"/>
          <w:sz w:val="20"/>
          <w:szCs w:val="20"/>
          <w:lang w:val="en-GB"/>
        </w:rPr>
        <w:t>”</w:t>
      </w:r>
      <w:r w:rsidRPr="009F0775">
        <w:rPr>
          <w:rFonts w:ascii="Arial" w:hAnsi="Arial" w:cs="Arial"/>
          <w:sz w:val="20"/>
          <w:szCs w:val="20"/>
          <w:lang w:val="en-GB"/>
        </w:rPr>
        <w:t xml:space="preserve"> shall be used, </w:t>
      </w:r>
      <w:r w:rsidR="00850F5A" w:rsidRPr="009F0775">
        <w:rPr>
          <w:rFonts w:ascii="Arial" w:hAnsi="Arial" w:cs="Arial"/>
          <w:sz w:val="20"/>
          <w:szCs w:val="20"/>
          <w:lang w:val="en-GB"/>
        </w:rPr>
        <w:t>e</w:t>
      </w:r>
      <w:r w:rsidR="00850F5A">
        <w:rPr>
          <w:rFonts w:ascii="Arial" w:hAnsi="Arial" w:cs="Arial"/>
          <w:sz w:val="20"/>
          <w:szCs w:val="20"/>
          <w:lang w:val="en-GB"/>
        </w:rPr>
        <w:t>.g.</w:t>
      </w:r>
      <w:r w:rsidRPr="009F0775">
        <w:rPr>
          <w:rFonts w:ascii="Arial" w:hAnsi="Arial" w:cs="Arial"/>
          <w:sz w:val="20"/>
          <w:szCs w:val="20"/>
          <w:lang w:val="en-GB"/>
        </w:rPr>
        <w:t xml:space="preserve"> +0.001</w:t>
      </w:r>
    </w:p>
    <w:p w14:paraId="48AB1F49" w14:textId="153E1C60" w:rsidR="00F12C25" w:rsidRPr="009F0775" w:rsidRDefault="00F12C25" w:rsidP="00374966">
      <w:pPr>
        <w:spacing w:before="0" w:after="0" w:line="240" w:lineRule="auto"/>
        <w:ind w:left="144"/>
        <w:jc w:val="both"/>
        <w:rPr>
          <w:rFonts w:ascii="Arial" w:hAnsi="Arial" w:cs="Arial"/>
          <w:sz w:val="20"/>
          <w:szCs w:val="20"/>
          <w:lang w:val="en-GB"/>
        </w:rPr>
      </w:pPr>
      <w:r w:rsidRPr="00495A22">
        <w:rPr>
          <w:rFonts w:ascii="Arial" w:hAnsi="Arial" w:cs="Arial"/>
          <w:b/>
          <w:sz w:val="20"/>
          <w:szCs w:val="20"/>
          <w:lang w:val="en-GB"/>
        </w:rPr>
        <w:t>Minus</w:t>
      </w:r>
      <w:r w:rsidRPr="009F0775">
        <w:rPr>
          <w:rFonts w:ascii="Arial" w:hAnsi="Arial" w:cs="Arial"/>
          <w:sz w:val="20"/>
          <w:szCs w:val="20"/>
          <w:lang w:val="en-GB"/>
        </w:rPr>
        <w:t xml:space="preserve">: the “-” shall be used, </w:t>
      </w:r>
      <w:r w:rsidR="00850F5A" w:rsidRPr="009F0775">
        <w:rPr>
          <w:rFonts w:ascii="Arial" w:hAnsi="Arial" w:cs="Arial"/>
          <w:sz w:val="20"/>
          <w:szCs w:val="20"/>
          <w:lang w:val="en-GB"/>
        </w:rPr>
        <w:t>e</w:t>
      </w:r>
      <w:r w:rsidR="00850F5A">
        <w:rPr>
          <w:rFonts w:ascii="Arial" w:hAnsi="Arial" w:cs="Arial"/>
          <w:sz w:val="20"/>
          <w:szCs w:val="20"/>
          <w:lang w:val="en-GB"/>
        </w:rPr>
        <w:t>.g.</w:t>
      </w:r>
      <w:r w:rsidRPr="009F0775">
        <w:rPr>
          <w:rFonts w:ascii="Arial" w:hAnsi="Arial" w:cs="Arial"/>
          <w:sz w:val="20"/>
          <w:szCs w:val="20"/>
          <w:lang w:val="en-GB"/>
        </w:rPr>
        <w:t xml:space="preserve"> -0.0001</w:t>
      </w:r>
    </w:p>
    <w:p w14:paraId="67DC2017" w14:textId="15344777" w:rsidR="00F12C25" w:rsidRPr="009F0775" w:rsidRDefault="00F12C25" w:rsidP="00374966">
      <w:pPr>
        <w:spacing w:before="0" w:after="0" w:line="240" w:lineRule="auto"/>
        <w:ind w:left="144"/>
        <w:jc w:val="both"/>
        <w:rPr>
          <w:rFonts w:ascii="Arial" w:hAnsi="Arial" w:cs="Arial"/>
          <w:sz w:val="20"/>
          <w:szCs w:val="20"/>
          <w:lang w:val="en-GB"/>
        </w:rPr>
      </w:pPr>
      <w:r w:rsidRPr="00495A22">
        <w:rPr>
          <w:rFonts w:ascii="Arial" w:hAnsi="Arial" w:cs="Arial"/>
          <w:b/>
          <w:sz w:val="20"/>
          <w:szCs w:val="20"/>
          <w:lang w:val="en-GB"/>
        </w:rPr>
        <w:t>Plus/minus</w:t>
      </w:r>
      <w:r w:rsidRPr="009F0775">
        <w:rPr>
          <w:rFonts w:ascii="Arial" w:hAnsi="Arial" w:cs="Arial"/>
          <w:sz w:val="20"/>
          <w:szCs w:val="20"/>
          <w:lang w:val="en-GB"/>
        </w:rPr>
        <w:t>:</w:t>
      </w:r>
      <w:r w:rsidR="00EB7C1F" w:rsidRPr="009F0775">
        <w:rPr>
          <w:rFonts w:ascii="Arial" w:hAnsi="Arial" w:cs="Arial"/>
          <w:sz w:val="20"/>
          <w:szCs w:val="20"/>
          <w:lang w:val="en-GB"/>
        </w:rPr>
        <w:t xml:space="preserve"> “+</w:t>
      </w:r>
      <w:r w:rsidR="006E52FC">
        <w:rPr>
          <w:rFonts w:ascii="Arial" w:hAnsi="Arial" w:cs="Arial"/>
          <w:sz w:val="20"/>
          <w:szCs w:val="20"/>
          <w:lang w:val="en-GB"/>
        </w:rPr>
        <w:t>/</w:t>
      </w:r>
      <w:r w:rsidR="00EB7C1F" w:rsidRPr="009F0775">
        <w:rPr>
          <w:rFonts w:ascii="Arial" w:hAnsi="Arial" w:cs="Arial"/>
          <w:sz w:val="20"/>
          <w:szCs w:val="20"/>
          <w:lang w:val="en-GB"/>
        </w:rPr>
        <w:t>-</w:t>
      </w:r>
      <w:proofErr w:type="gramStart"/>
      <w:r w:rsidR="00B233C1" w:rsidRPr="009F0775">
        <w:rPr>
          <w:rFonts w:ascii="Arial" w:hAnsi="Arial" w:cs="Arial"/>
          <w:sz w:val="20"/>
          <w:szCs w:val="20"/>
          <w:lang w:val="en-GB"/>
        </w:rPr>
        <w:t>“</w:t>
      </w:r>
      <w:r w:rsidRPr="009F0775">
        <w:rPr>
          <w:rFonts w:ascii="Arial" w:hAnsi="Arial" w:cs="Arial"/>
          <w:sz w:val="20"/>
          <w:szCs w:val="20"/>
          <w:lang w:val="en-GB"/>
        </w:rPr>
        <w:t xml:space="preserve"> shall</w:t>
      </w:r>
      <w:proofErr w:type="gramEnd"/>
      <w:r w:rsidRPr="009F0775">
        <w:rPr>
          <w:rFonts w:ascii="Arial" w:hAnsi="Arial" w:cs="Arial"/>
          <w:sz w:val="20"/>
          <w:szCs w:val="20"/>
          <w:lang w:val="en-GB"/>
        </w:rPr>
        <w:t xml:space="preserve"> be used, </w:t>
      </w:r>
      <w:r w:rsidR="00850F5A" w:rsidRPr="009F0775">
        <w:rPr>
          <w:rFonts w:ascii="Arial" w:hAnsi="Arial" w:cs="Arial"/>
          <w:sz w:val="20"/>
          <w:szCs w:val="20"/>
          <w:lang w:val="en-GB"/>
        </w:rPr>
        <w:t>e</w:t>
      </w:r>
      <w:r w:rsidR="00850F5A">
        <w:rPr>
          <w:rFonts w:ascii="Arial" w:hAnsi="Arial" w:cs="Arial"/>
          <w:sz w:val="20"/>
          <w:szCs w:val="20"/>
          <w:lang w:val="en-GB"/>
        </w:rPr>
        <w:t>.g.</w:t>
      </w:r>
      <w:r w:rsidR="00B233C1" w:rsidRPr="009F0775">
        <w:rPr>
          <w:rFonts w:ascii="Arial" w:hAnsi="Arial" w:cs="Arial"/>
          <w:sz w:val="20"/>
          <w:szCs w:val="20"/>
          <w:lang w:val="en-GB"/>
        </w:rPr>
        <w:t xml:space="preserve"> </w:t>
      </w:r>
      <w:r w:rsidRPr="009F0775">
        <w:rPr>
          <w:rFonts w:ascii="Arial" w:hAnsi="Arial" w:cs="Arial"/>
          <w:sz w:val="20"/>
          <w:szCs w:val="20"/>
          <w:lang w:val="en-GB"/>
        </w:rPr>
        <w:t>+</w:t>
      </w:r>
      <w:r w:rsidR="006E52FC">
        <w:rPr>
          <w:rFonts w:ascii="Arial" w:hAnsi="Arial" w:cs="Arial"/>
          <w:sz w:val="20"/>
          <w:szCs w:val="20"/>
          <w:lang w:val="en-GB"/>
        </w:rPr>
        <w:t>/</w:t>
      </w:r>
      <w:r w:rsidRPr="009F0775">
        <w:rPr>
          <w:rFonts w:ascii="Arial" w:hAnsi="Arial" w:cs="Arial"/>
          <w:sz w:val="20"/>
          <w:szCs w:val="20"/>
          <w:lang w:val="en-GB"/>
        </w:rPr>
        <w:t>-0.0001</w:t>
      </w:r>
    </w:p>
    <w:p w14:paraId="5D7DC0D0" w14:textId="77777777" w:rsidR="009D46D0" w:rsidRPr="009F0775" w:rsidRDefault="009D46D0" w:rsidP="00495A22">
      <w:pPr>
        <w:spacing w:before="0" w:after="0" w:line="240" w:lineRule="auto"/>
        <w:ind w:left="144"/>
        <w:jc w:val="both"/>
        <w:rPr>
          <w:rFonts w:ascii="Arial" w:hAnsi="Arial" w:cs="Arial"/>
          <w:sz w:val="20"/>
          <w:szCs w:val="20"/>
          <w:lang w:val="en-GB"/>
        </w:rPr>
      </w:pPr>
    </w:p>
    <w:p w14:paraId="2A7EFF93" w14:textId="52A980A3" w:rsidR="0066386C" w:rsidRPr="009F0775" w:rsidRDefault="0066386C" w:rsidP="00337824">
      <w:pPr>
        <w:pStyle w:val="Heading3"/>
        <w:numPr>
          <w:ilvl w:val="0"/>
          <w:numId w:val="2"/>
        </w:numPr>
        <w:spacing w:before="0" w:line="240" w:lineRule="auto"/>
        <w:rPr>
          <w:rFonts w:ascii="Arial" w:hAnsi="Arial" w:cs="Arial"/>
          <w:sz w:val="20"/>
          <w:szCs w:val="20"/>
          <w:u w:val="single"/>
        </w:rPr>
      </w:pPr>
      <w:bookmarkStart w:id="683" w:name="_Toc5348504"/>
      <w:bookmarkStart w:id="684" w:name="_Toc5349187"/>
      <w:bookmarkStart w:id="685" w:name="_Toc5353194"/>
      <w:bookmarkStart w:id="686" w:name="_Toc5353319"/>
      <w:bookmarkStart w:id="687" w:name="_Toc5360852"/>
      <w:bookmarkStart w:id="688" w:name="_Toc5363740"/>
      <w:bookmarkStart w:id="689" w:name="_Toc5369939"/>
      <w:bookmarkStart w:id="690" w:name="_Toc5371358"/>
      <w:bookmarkStart w:id="691" w:name="_Toc5607950"/>
      <w:bookmarkStart w:id="692" w:name="_Toc5611492"/>
      <w:bookmarkStart w:id="693" w:name="_Toc5618554"/>
      <w:bookmarkStart w:id="694" w:name="_Toc5691021"/>
      <w:bookmarkStart w:id="695" w:name="_Toc5691330"/>
      <w:bookmarkStart w:id="696" w:name="_Toc5709198"/>
      <w:bookmarkStart w:id="697" w:name="_Toc5709505"/>
      <w:bookmarkStart w:id="698" w:name="_Toc5716125"/>
      <w:bookmarkStart w:id="699" w:name="_Toc5786459"/>
      <w:bookmarkStart w:id="700" w:name="_Toc5786785"/>
      <w:bookmarkStart w:id="701" w:name="_Toc7080632"/>
      <w:bookmarkStart w:id="702" w:name="_Toc7099621"/>
      <w:bookmarkStart w:id="703" w:name="_Toc7156996"/>
      <w:bookmarkStart w:id="704" w:name="_Toc7157373"/>
      <w:bookmarkStart w:id="705" w:name="_Toc7165092"/>
      <w:bookmarkStart w:id="706" w:name="_Toc7444959"/>
      <w:bookmarkStart w:id="707" w:name="_Toc7499666"/>
      <w:bookmarkStart w:id="708" w:name="_Toc7503130"/>
      <w:bookmarkStart w:id="709" w:name="_Toc7503765"/>
      <w:bookmarkStart w:id="710" w:name="_Toc7504400"/>
      <w:bookmarkStart w:id="711" w:name="_Toc7505035"/>
      <w:bookmarkStart w:id="712" w:name="_Toc7522049"/>
      <w:bookmarkStart w:id="713" w:name="_Toc7698792"/>
      <w:bookmarkStart w:id="714" w:name="_Toc7699453"/>
      <w:bookmarkStart w:id="715" w:name="_Toc7720521"/>
      <w:bookmarkStart w:id="716" w:name="_Toc8724780"/>
      <w:bookmarkStart w:id="717" w:name="_Toc8741233"/>
      <w:bookmarkStart w:id="718" w:name="_Toc10789394"/>
      <w:bookmarkStart w:id="719" w:name="_Toc11060241"/>
      <w:bookmarkStart w:id="720" w:name="_Toc11065069"/>
      <w:bookmarkStart w:id="721" w:name="_Toc11125645"/>
      <w:bookmarkStart w:id="722" w:name="_Toc11385096"/>
      <w:bookmarkStart w:id="723" w:name="_Toc11738947"/>
      <w:bookmarkStart w:id="724" w:name="_Toc14776170"/>
      <w:bookmarkStart w:id="725" w:name="_Toc14956520"/>
      <w:bookmarkStart w:id="726" w:name="_Toc15979343"/>
      <w:bookmarkStart w:id="727" w:name="_Toc81569826"/>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r w:rsidRPr="009F0775">
        <w:rPr>
          <w:rFonts w:ascii="Arial" w:hAnsi="Arial" w:cs="Arial"/>
          <w:sz w:val="20"/>
          <w:szCs w:val="20"/>
          <w:u w:val="single"/>
        </w:rPr>
        <w:t>SERIES OF NO’S</w:t>
      </w:r>
      <w:bookmarkEnd w:id="727"/>
    </w:p>
    <w:p w14:paraId="651F7A59" w14:textId="6F03C0D9" w:rsidR="0066386C" w:rsidRDefault="0066386C" w:rsidP="00374966">
      <w:pPr>
        <w:spacing w:before="0" w:after="0"/>
        <w:ind w:left="144"/>
        <w:rPr>
          <w:rFonts w:ascii="Arial" w:hAnsi="Arial" w:cs="Arial"/>
          <w:sz w:val="20"/>
          <w:szCs w:val="20"/>
        </w:rPr>
      </w:pPr>
      <w:r w:rsidRPr="00495A22">
        <w:rPr>
          <w:rFonts w:ascii="Arial" w:hAnsi="Arial" w:cs="Arial"/>
          <w:sz w:val="20"/>
          <w:szCs w:val="20"/>
        </w:rPr>
        <w:t xml:space="preserve">Apply the following rules for where values are capture in series. This is normally used for Bits, Sockets, </w:t>
      </w:r>
      <w:r w:rsidR="00850F5A">
        <w:rPr>
          <w:rFonts w:ascii="Arial" w:hAnsi="Arial" w:cs="Arial"/>
          <w:sz w:val="20"/>
          <w:szCs w:val="20"/>
        </w:rPr>
        <w:t>K</w:t>
      </w:r>
      <w:r w:rsidRPr="00495A22">
        <w:rPr>
          <w:rFonts w:ascii="Arial" w:hAnsi="Arial" w:cs="Arial"/>
          <w:sz w:val="20"/>
          <w:szCs w:val="20"/>
        </w:rPr>
        <w:t xml:space="preserve">its, </w:t>
      </w:r>
      <w:r w:rsidR="00850F5A">
        <w:rPr>
          <w:rFonts w:ascii="Arial" w:hAnsi="Arial" w:cs="Arial"/>
          <w:sz w:val="20"/>
          <w:szCs w:val="20"/>
        </w:rPr>
        <w:t>e</w:t>
      </w:r>
      <w:r w:rsidR="00B233C1" w:rsidRPr="00495A22">
        <w:rPr>
          <w:rFonts w:ascii="Arial" w:hAnsi="Arial" w:cs="Arial"/>
          <w:sz w:val="20"/>
          <w:szCs w:val="20"/>
        </w:rPr>
        <w:t>tc.</w:t>
      </w:r>
    </w:p>
    <w:tbl>
      <w:tblPr>
        <w:tblW w:w="5318" w:type="dxa"/>
        <w:tblInd w:w="631" w:type="dxa"/>
        <w:tblLook w:val="04A0" w:firstRow="1" w:lastRow="0" w:firstColumn="1" w:lastColumn="0" w:noHBand="0" w:noVBand="1"/>
      </w:tblPr>
      <w:tblGrid>
        <w:gridCol w:w="3192"/>
        <w:gridCol w:w="2126"/>
      </w:tblGrid>
      <w:tr w:rsidR="00B4733B" w:rsidRPr="009F0775" w14:paraId="1DC6AE31" w14:textId="77777777" w:rsidTr="00850F5A">
        <w:trPr>
          <w:trHeight w:val="288"/>
        </w:trPr>
        <w:tc>
          <w:tcPr>
            <w:tcW w:w="31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0EC69"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Single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7B2A3881" w14:textId="2783462A" w:rsidR="00B4733B" w:rsidRPr="009F0775" w:rsidRDefault="00B4733B" w:rsidP="00850F5A">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3</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9</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15</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18</w:t>
            </w:r>
          </w:p>
        </w:tc>
      </w:tr>
      <w:tr w:rsidR="00B4733B" w:rsidRPr="009F0775" w14:paraId="214C6BC2" w14:textId="77777777" w:rsidTr="00850F5A">
        <w:trPr>
          <w:trHeight w:val="288"/>
        </w:trPr>
        <w:tc>
          <w:tcPr>
            <w:tcW w:w="3192" w:type="dxa"/>
            <w:tcBorders>
              <w:top w:val="nil"/>
              <w:left w:val="single" w:sz="4" w:space="0" w:color="auto"/>
              <w:bottom w:val="single" w:sz="4" w:space="0" w:color="auto"/>
              <w:right w:val="single" w:sz="4" w:space="0" w:color="auto"/>
            </w:tcBorders>
            <w:shd w:val="clear" w:color="auto" w:fill="auto"/>
            <w:noWrap/>
            <w:vAlign w:val="center"/>
            <w:hideMark/>
          </w:tcPr>
          <w:p w14:paraId="6A15550E"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Range</w:t>
            </w:r>
          </w:p>
        </w:tc>
        <w:tc>
          <w:tcPr>
            <w:tcW w:w="2126" w:type="dxa"/>
            <w:tcBorders>
              <w:top w:val="nil"/>
              <w:left w:val="nil"/>
              <w:bottom w:val="single" w:sz="4" w:space="0" w:color="auto"/>
              <w:right w:val="single" w:sz="4" w:space="0" w:color="auto"/>
            </w:tcBorders>
            <w:shd w:val="clear" w:color="auto" w:fill="auto"/>
            <w:noWrap/>
            <w:vAlign w:val="center"/>
            <w:hideMark/>
          </w:tcPr>
          <w:p w14:paraId="3C96D5D6" w14:textId="6CD6E7ED" w:rsidR="00850F5A" w:rsidRDefault="00B4733B" w:rsidP="00850F5A">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w:t>
            </w:r>
            <w:r w:rsidR="008B4A35" w:rsidRPr="009F0775">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3</w:t>
            </w:r>
          </w:p>
          <w:p w14:paraId="4F6CF052" w14:textId="3554C8B9" w:rsidR="00B4733B" w:rsidRPr="009F0775" w:rsidRDefault="00213924" w:rsidP="00850F5A">
            <w:pPr>
              <w:spacing w:before="0" w:after="0" w:line="240" w:lineRule="auto"/>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-10 TO</w:t>
            </w:r>
            <w:r w:rsidR="00EA7D23">
              <w:rPr>
                <w:rFonts w:ascii="Arial" w:eastAsia="Times New Roman" w:hAnsi="Arial" w:cs="Arial"/>
                <w:color w:val="000000"/>
                <w:sz w:val="20"/>
                <w:szCs w:val="20"/>
                <w:lang w:val="en-ZA" w:eastAsia="en-ZA"/>
              </w:rPr>
              <w:t xml:space="preserve"> 15</w:t>
            </w:r>
          </w:p>
        </w:tc>
      </w:tr>
      <w:tr w:rsidR="00B4733B" w:rsidRPr="009F0775" w14:paraId="3DB08709" w14:textId="77777777" w:rsidTr="00850F5A">
        <w:trPr>
          <w:trHeight w:val="288"/>
        </w:trPr>
        <w:tc>
          <w:tcPr>
            <w:tcW w:w="3192" w:type="dxa"/>
            <w:tcBorders>
              <w:top w:val="nil"/>
              <w:left w:val="single" w:sz="4" w:space="0" w:color="auto"/>
              <w:bottom w:val="single" w:sz="4" w:space="0" w:color="auto"/>
              <w:right w:val="single" w:sz="4" w:space="0" w:color="auto"/>
            </w:tcBorders>
            <w:shd w:val="clear" w:color="auto" w:fill="auto"/>
            <w:noWrap/>
            <w:vAlign w:val="center"/>
            <w:hideMark/>
          </w:tcPr>
          <w:p w14:paraId="0BCEAF85"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Single and Range combination</w:t>
            </w:r>
          </w:p>
        </w:tc>
        <w:tc>
          <w:tcPr>
            <w:tcW w:w="2126" w:type="dxa"/>
            <w:tcBorders>
              <w:top w:val="nil"/>
              <w:left w:val="nil"/>
              <w:bottom w:val="single" w:sz="4" w:space="0" w:color="auto"/>
              <w:right w:val="single" w:sz="4" w:space="0" w:color="auto"/>
            </w:tcBorders>
            <w:shd w:val="clear" w:color="auto" w:fill="auto"/>
            <w:noWrap/>
            <w:vAlign w:val="center"/>
            <w:hideMark/>
          </w:tcPr>
          <w:p w14:paraId="13304415" w14:textId="2087E70E" w:rsidR="00B4733B" w:rsidRPr="009F0775" w:rsidRDefault="00B4733B" w:rsidP="00850F5A">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3</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7-9</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15</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18</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20-25</w:t>
            </w:r>
          </w:p>
        </w:tc>
      </w:tr>
    </w:tbl>
    <w:p w14:paraId="77CE3C6E" w14:textId="77777777" w:rsidR="00B4733B" w:rsidRPr="00495A22" w:rsidRDefault="00B4733B" w:rsidP="00495A22">
      <w:pPr>
        <w:spacing w:before="0" w:after="0"/>
        <w:ind w:left="144"/>
        <w:rPr>
          <w:rFonts w:ascii="Arial" w:hAnsi="Arial" w:cs="Arial"/>
          <w:sz w:val="20"/>
          <w:szCs w:val="20"/>
        </w:rPr>
      </w:pPr>
    </w:p>
    <w:p w14:paraId="471393CD" w14:textId="0AFE28D5" w:rsidR="0066386C" w:rsidRPr="009F0775" w:rsidRDefault="0066386C" w:rsidP="00337824">
      <w:pPr>
        <w:pStyle w:val="Heading3"/>
        <w:numPr>
          <w:ilvl w:val="0"/>
          <w:numId w:val="2"/>
        </w:numPr>
        <w:spacing w:before="0" w:line="240" w:lineRule="auto"/>
        <w:rPr>
          <w:rFonts w:ascii="Arial" w:hAnsi="Arial" w:cs="Arial"/>
          <w:sz w:val="20"/>
          <w:szCs w:val="20"/>
          <w:u w:val="single"/>
        </w:rPr>
      </w:pPr>
      <w:bookmarkStart w:id="728" w:name="_Toc5348506"/>
      <w:bookmarkStart w:id="729" w:name="_Toc5349189"/>
      <w:bookmarkStart w:id="730" w:name="_Toc5353196"/>
      <w:bookmarkStart w:id="731" w:name="_Toc5353321"/>
      <w:bookmarkStart w:id="732" w:name="_Toc5360854"/>
      <w:bookmarkStart w:id="733" w:name="_Toc5363742"/>
      <w:bookmarkStart w:id="734" w:name="_Toc5369941"/>
      <w:bookmarkStart w:id="735" w:name="_Toc5371360"/>
      <w:bookmarkStart w:id="736" w:name="_Toc5607952"/>
      <w:bookmarkStart w:id="737" w:name="_Toc5611494"/>
      <w:bookmarkStart w:id="738" w:name="_Toc5618556"/>
      <w:bookmarkStart w:id="739" w:name="_Toc5691023"/>
      <w:bookmarkStart w:id="740" w:name="_Toc5691332"/>
      <w:bookmarkStart w:id="741" w:name="_Toc5709200"/>
      <w:bookmarkStart w:id="742" w:name="_Toc5709507"/>
      <w:bookmarkStart w:id="743" w:name="_Toc5716136"/>
      <w:bookmarkStart w:id="744" w:name="_Toc5786470"/>
      <w:bookmarkStart w:id="745" w:name="_Toc5786796"/>
      <w:bookmarkStart w:id="746" w:name="_Toc7080643"/>
      <w:bookmarkStart w:id="747" w:name="_Toc7099632"/>
      <w:bookmarkStart w:id="748" w:name="_Toc7157007"/>
      <w:bookmarkStart w:id="749" w:name="_Toc7157384"/>
      <w:bookmarkStart w:id="750" w:name="_Toc7165103"/>
      <w:bookmarkStart w:id="751" w:name="_Toc7444970"/>
      <w:bookmarkStart w:id="752" w:name="_Toc7499677"/>
      <w:bookmarkStart w:id="753" w:name="_Toc7503141"/>
      <w:bookmarkStart w:id="754" w:name="_Toc7503776"/>
      <w:bookmarkStart w:id="755" w:name="_Toc7504411"/>
      <w:bookmarkStart w:id="756" w:name="_Toc7505046"/>
      <w:bookmarkStart w:id="757" w:name="_Toc7522060"/>
      <w:bookmarkStart w:id="758" w:name="_Toc7698803"/>
      <w:bookmarkStart w:id="759" w:name="_Toc7699464"/>
      <w:bookmarkStart w:id="760" w:name="_Toc7720532"/>
      <w:bookmarkStart w:id="761" w:name="_Toc8724791"/>
      <w:bookmarkStart w:id="762" w:name="_Toc8741244"/>
      <w:bookmarkStart w:id="763" w:name="_Toc10789405"/>
      <w:bookmarkStart w:id="764" w:name="_Toc11060252"/>
      <w:bookmarkStart w:id="765" w:name="_Toc11065080"/>
      <w:bookmarkStart w:id="766" w:name="_Toc11125656"/>
      <w:bookmarkStart w:id="767" w:name="_Toc11385107"/>
      <w:bookmarkStart w:id="768" w:name="_Toc11738958"/>
      <w:bookmarkStart w:id="769" w:name="_Toc14776181"/>
      <w:bookmarkStart w:id="770" w:name="_Toc14956531"/>
      <w:bookmarkStart w:id="771" w:name="_Toc15979354"/>
      <w:bookmarkStart w:id="772" w:name="_Toc815698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r w:rsidRPr="009F0775">
        <w:rPr>
          <w:rFonts w:ascii="Arial" w:hAnsi="Arial" w:cs="Arial"/>
          <w:sz w:val="20"/>
          <w:szCs w:val="20"/>
          <w:u w:val="single"/>
        </w:rPr>
        <w:t>RANGES</w:t>
      </w:r>
      <w:bookmarkEnd w:id="772"/>
    </w:p>
    <w:p w14:paraId="5519FD48" w14:textId="04FC63B5" w:rsidR="0066386C" w:rsidRDefault="0066386C" w:rsidP="00374966">
      <w:pPr>
        <w:spacing w:before="0" w:after="0" w:line="240" w:lineRule="auto"/>
        <w:ind w:left="144"/>
        <w:rPr>
          <w:rFonts w:ascii="Arial" w:hAnsi="Arial" w:cs="Arial"/>
          <w:sz w:val="20"/>
          <w:szCs w:val="20"/>
        </w:rPr>
      </w:pPr>
      <w:r w:rsidRPr="009F0775">
        <w:rPr>
          <w:rFonts w:ascii="Arial" w:hAnsi="Arial" w:cs="Arial"/>
          <w:sz w:val="20"/>
          <w:szCs w:val="20"/>
        </w:rPr>
        <w:t>Please apply the following rules when capturing ranges in value fields.</w:t>
      </w:r>
    </w:p>
    <w:p w14:paraId="6189CF06" w14:textId="083752D8" w:rsidR="00BA1240" w:rsidRPr="009F0775" w:rsidRDefault="00BA1240" w:rsidP="00374966">
      <w:pPr>
        <w:spacing w:before="0" w:after="0" w:line="240" w:lineRule="auto"/>
        <w:ind w:left="144"/>
        <w:rPr>
          <w:rFonts w:ascii="Arial" w:hAnsi="Arial" w:cs="Arial"/>
          <w:sz w:val="20"/>
          <w:szCs w:val="20"/>
        </w:rPr>
      </w:pPr>
      <w:r>
        <w:rPr>
          <w:rFonts w:ascii="Arial" w:hAnsi="Arial" w:cs="Arial"/>
          <w:sz w:val="20"/>
          <w:szCs w:val="20"/>
        </w:rPr>
        <w:t xml:space="preserve">Note that when a range is from a negative to a positive then the </w:t>
      </w:r>
      <w:proofErr w:type="gramStart"/>
      <w:r>
        <w:rPr>
          <w:rFonts w:ascii="Arial" w:hAnsi="Arial" w:cs="Arial"/>
          <w:sz w:val="20"/>
          <w:szCs w:val="20"/>
        </w:rPr>
        <w:t>word ”</w:t>
      </w:r>
      <w:proofErr w:type="gramEnd"/>
      <w:r>
        <w:rPr>
          <w:rFonts w:ascii="Arial" w:hAnsi="Arial" w:cs="Arial"/>
          <w:sz w:val="20"/>
          <w:szCs w:val="20"/>
        </w:rPr>
        <w:t>to” is used.</w:t>
      </w:r>
    </w:p>
    <w:tbl>
      <w:tblPr>
        <w:tblW w:w="6120" w:type="dxa"/>
        <w:tblInd w:w="547" w:type="dxa"/>
        <w:tblLook w:val="04A0" w:firstRow="1" w:lastRow="0" w:firstColumn="1" w:lastColumn="0" w:noHBand="0" w:noVBand="1"/>
      </w:tblPr>
      <w:tblGrid>
        <w:gridCol w:w="2460"/>
        <w:gridCol w:w="3660"/>
      </w:tblGrid>
      <w:tr w:rsidR="00850F5A" w:rsidRPr="009F0775" w14:paraId="78440152" w14:textId="77777777" w:rsidTr="00850F5A">
        <w:trPr>
          <w:trHeight w:val="288"/>
        </w:trPr>
        <w:tc>
          <w:tcPr>
            <w:tcW w:w="2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C48F7B" w14:textId="79E90A5D" w:rsidR="00850F5A" w:rsidRPr="009F0775" w:rsidRDefault="00850F5A" w:rsidP="00850F5A">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Negative to Positive</w:t>
            </w:r>
          </w:p>
        </w:tc>
        <w:tc>
          <w:tcPr>
            <w:tcW w:w="3660" w:type="dxa"/>
            <w:tcBorders>
              <w:top w:val="single" w:sz="4" w:space="0" w:color="auto"/>
              <w:left w:val="nil"/>
              <w:bottom w:val="single" w:sz="4" w:space="0" w:color="auto"/>
              <w:right w:val="single" w:sz="4" w:space="0" w:color="auto"/>
            </w:tcBorders>
            <w:shd w:val="clear" w:color="auto" w:fill="auto"/>
            <w:noWrap/>
            <w:vAlign w:val="center"/>
          </w:tcPr>
          <w:p w14:paraId="5CC1220C" w14:textId="147253BC" w:rsidR="00850F5A" w:rsidRPr="009F0775" w:rsidRDefault="0044108C" w:rsidP="00850F5A">
            <w:pPr>
              <w:spacing w:before="0" w:after="0" w:line="240" w:lineRule="auto"/>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-150 TO</w:t>
            </w:r>
            <w:r w:rsidR="00850F5A">
              <w:rPr>
                <w:rFonts w:ascii="Arial" w:eastAsia="Times New Roman" w:hAnsi="Arial" w:cs="Arial"/>
                <w:color w:val="000000"/>
                <w:sz w:val="20"/>
                <w:szCs w:val="20"/>
                <w:lang w:val="en-ZA" w:eastAsia="en-ZA"/>
              </w:rPr>
              <w:t xml:space="preserve"> 120</w:t>
            </w:r>
          </w:p>
        </w:tc>
      </w:tr>
      <w:tr w:rsidR="00B4733B" w:rsidRPr="009F0775" w14:paraId="4C902F6A" w14:textId="77777777" w:rsidTr="00850F5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center"/>
            <w:hideMark/>
          </w:tcPr>
          <w:p w14:paraId="3CB56F2E"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Positive to Positive</w:t>
            </w:r>
          </w:p>
        </w:tc>
        <w:tc>
          <w:tcPr>
            <w:tcW w:w="3660" w:type="dxa"/>
            <w:tcBorders>
              <w:top w:val="nil"/>
              <w:left w:val="nil"/>
              <w:bottom w:val="single" w:sz="4" w:space="0" w:color="auto"/>
              <w:right w:val="single" w:sz="4" w:space="0" w:color="auto"/>
            </w:tcBorders>
            <w:shd w:val="clear" w:color="auto" w:fill="auto"/>
            <w:noWrap/>
            <w:vAlign w:val="center"/>
            <w:hideMark/>
          </w:tcPr>
          <w:p w14:paraId="17770890" w14:textId="73CF8B4B" w:rsidR="00B4733B" w:rsidRPr="009F0775" w:rsidRDefault="00B4733B" w:rsidP="00850F5A">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120-150</w:t>
            </w:r>
          </w:p>
        </w:tc>
      </w:tr>
      <w:tr w:rsidR="00B4733B" w:rsidRPr="009F0775" w14:paraId="45546988" w14:textId="77777777" w:rsidTr="00850F5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center"/>
            <w:hideMark/>
          </w:tcPr>
          <w:p w14:paraId="5277CAB3"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Minimum to Maximum</w:t>
            </w:r>
          </w:p>
        </w:tc>
        <w:tc>
          <w:tcPr>
            <w:tcW w:w="3660" w:type="dxa"/>
            <w:tcBorders>
              <w:top w:val="nil"/>
              <w:left w:val="nil"/>
              <w:bottom w:val="single" w:sz="4" w:space="0" w:color="auto"/>
              <w:right w:val="single" w:sz="4" w:space="0" w:color="auto"/>
            </w:tcBorders>
            <w:shd w:val="clear" w:color="auto" w:fill="auto"/>
            <w:noWrap/>
            <w:vAlign w:val="center"/>
            <w:hideMark/>
          </w:tcPr>
          <w:p w14:paraId="58A82305" w14:textId="68D0C171" w:rsidR="00B4733B" w:rsidRPr="009F0775" w:rsidRDefault="00B4733B" w:rsidP="0016130B">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120-150</w:t>
            </w:r>
          </w:p>
        </w:tc>
      </w:tr>
    </w:tbl>
    <w:p w14:paraId="66F5AED4" w14:textId="1CC862F2" w:rsidR="008D20EB" w:rsidRDefault="008D20EB">
      <w:pPr>
        <w:spacing w:before="0" w:after="0" w:line="240" w:lineRule="auto"/>
        <w:ind w:left="144"/>
        <w:rPr>
          <w:rFonts w:ascii="Arial" w:hAnsi="Arial" w:cs="Arial"/>
          <w:sz w:val="20"/>
          <w:szCs w:val="20"/>
        </w:rPr>
      </w:pPr>
    </w:p>
    <w:p w14:paraId="5B50A6FC" w14:textId="625C49B6" w:rsidR="00B435F6" w:rsidRPr="009F0775" w:rsidRDefault="00B435F6" w:rsidP="00337824">
      <w:pPr>
        <w:pStyle w:val="Heading3"/>
        <w:numPr>
          <w:ilvl w:val="0"/>
          <w:numId w:val="2"/>
        </w:numPr>
        <w:spacing w:before="0" w:line="240" w:lineRule="auto"/>
        <w:rPr>
          <w:rFonts w:ascii="Arial" w:hAnsi="Arial" w:cs="Arial"/>
          <w:sz w:val="20"/>
          <w:szCs w:val="20"/>
          <w:u w:val="single"/>
        </w:rPr>
      </w:pPr>
      <w:bookmarkStart w:id="773" w:name="_Toc5360856"/>
      <w:bookmarkStart w:id="774" w:name="_Toc5363744"/>
      <w:bookmarkStart w:id="775" w:name="_Toc5369943"/>
      <w:bookmarkStart w:id="776" w:name="_Toc5371362"/>
      <w:bookmarkStart w:id="777" w:name="_Toc5607954"/>
      <w:bookmarkStart w:id="778" w:name="_Toc5611496"/>
      <w:bookmarkStart w:id="779" w:name="_Toc5618558"/>
      <w:bookmarkStart w:id="780" w:name="_Toc5691025"/>
      <w:bookmarkStart w:id="781" w:name="_Toc5691334"/>
      <w:bookmarkStart w:id="782" w:name="_Toc5709202"/>
      <w:bookmarkStart w:id="783" w:name="_Toc5709509"/>
      <w:bookmarkStart w:id="784" w:name="_Toc5716147"/>
      <w:bookmarkStart w:id="785" w:name="_Toc5786481"/>
      <w:bookmarkStart w:id="786" w:name="_Toc5786807"/>
      <w:bookmarkStart w:id="787" w:name="_Toc7080654"/>
      <w:bookmarkStart w:id="788" w:name="_Toc7099643"/>
      <w:bookmarkStart w:id="789" w:name="_Toc7157018"/>
      <w:bookmarkStart w:id="790" w:name="_Toc7157395"/>
      <w:bookmarkStart w:id="791" w:name="_Toc7165114"/>
      <w:bookmarkStart w:id="792" w:name="_Toc7444981"/>
      <w:bookmarkStart w:id="793" w:name="_Toc7499688"/>
      <w:bookmarkStart w:id="794" w:name="_Toc7503152"/>
      <w:bookmarkStart w:id="795" w:name="_Toc7503787"/>
      <w:bookmarkStart w:id="796" w:name="_Toc7504422"/>
      <w:bookmarkStart w:id="797" w:name="_Toc7505057"/>
      <w:bookmarkStart w:id="798" w:name="_Toc7522071"/>
      <w:bookmarkStart w:id="799" w:name="_Toc7698814"/>
      <w:bookmarkStart w:id="800" w:name="_Toc7699475"/>
      <w:bookmarkStart w:id="801" w:name="_Toc7720543"/>
      <w:bookmarkStart w:id="802" w:name="_Toc8724802"/>
      <w:bookmarkStart w:id="803" w:name="_Toc8741255"/>
      <w:bookmarkStart w:id="804" w:name="_Toc10789416"/>
      <w:bookmarkStart w:id="805" w:name="_Toc11060263"/>
      <w:bookmarkStart w:id="806" w:name="_Toc11065091"/>
      <w:bookmarkStart w:id="807" w:name="_Toc11125667"/>
      <w:bookmarkStart w:id="808" w:name="_Toc11385118"/>
      <w:bookmarkStart w:id="809" w:name="_Toc11738969"/>
      <w:bookmarkStart w:id="810" w:name="_Toc14776192"/>
      <w:bookmarkStart w:id="811" w:name="_Toc14956542"/>
      <w:bookmarkStart w:id="812" w:name="_Toc15979365"/>
      <w:bookmarkStart w:id="813" w:name="_Toc81569828"/>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r w:rsidRPr="009F0775">
        <w:rPr>
          <w:rFonts w:ascii="Arial" w:hAnsi="Arial" w:cs="Arial"/>
          <w:sz w:val="20"/>
          <w:szCs w:val="20"/>
          <w:u w:val="single"/>
        </w:rPr>
        <w:lastRenderedPageBreak/>
        <w:t>COLOR</w:t>
      </w:r>
      <w:bookmarkEnd w:id="813"/>
    </w:p>
    <w:p w14:paraId="455ACC29" w14:textId="1900FB5E" w:rsidR="00BA1240" w:rsidRDefault="00B435F6" w:rsidP="00495A22">
      <w:pPr>
        <w:spacing w:before="0" w:after="0"/>
        <w:jc w:val="both"/>
        <w:rPr>
          <w:rFonts w:ascii="Arial" w:hAnsi="Arial" w:cs="Arial"/>
          <w:sz w:val="20"/>
          <w:szCs w:val="20"/>
        </w:rPr>
      </w:pPr>
      <w:r w:rsidRPr="00495A22">
        <w:rPr>
          <w:rFonts w:ascii="Arial" w:hAnsi="Arial" w:cs="Arial"/>
          <w:sz w:val="20"/>
          <w:szCs w:val="20"/>
        </w:rPr>
        <w:t>When capturing colour</w:t>
      </w:r>
      <w:r w:rsidR="00BA1240">
        <w:rPr>
          <w:rFonts w:ascii="Arial" w:hAnsi="Arial" w:cs="Arial"/>
          <w:sz w:val="20"/>
          <w:szCs w:val="20"/>
        </w:rPr>
        <w:t>(s)</w:t>
      </w:r>
      <w:r w:rsidRPr="00495A22">
        <w:rPr>
          <w:rFonts w:ascii="Arial" w:hAnsi="Arial" w:cs="Arial"/>
          <w:sz w:val="20"/>
          <w:szCs w:val="20"/>
        </w:rPr>
        <w:t xml:space="preserve"> of items it is normally done alphabetically. </w:t>
      </w:r>
      <w:r w:rsidR="00033EC9" w:rsidRPr="00495A22">
        <w:rPr>
          <w:rFonts w:ascii="Arial" w:hAnsi="Arial" w:cs="Arial"/>
          <w:sz w:val="20"/>
          <w:szCs w:val="20"/>
        </w:rPr>
        <w:t>E</w:t>
      </w:r>
      <w:r w:rsidR="00033EC9">
        <w:rPr>
          <w:rFonts w:ascii="Arial" w:hAnsi="Arial" w:cs="Arial"/>
          <w:sz w:val="20"/>
          <w:szCs w:val="20"/>
        </w:rPr>
        <w:t>.</w:t>
      </w:r>
      <w:r w:rsidR="00033EC9" w:rsidRPr="00495A22">
        <w:rPr>
          <w:rFonts w:ascii="Arial" w:hAnsi="Arial" w:cs="Arial"/>
          <w:sz w:val="20"/>
          <w:szCs w:val="20"/>
        </w:rPr>
        <w:t>g.</w:t>
      </w:r>
      <w:r w:rsidRPr="00495A22">
        <w:rPr>
          <w:rFonts w:ascii="Arial" w:hAnsi="Arial" w:cs="Arial"/>
          <w:sz w:val="20"/>
          <w:szCs w:val="20"/>
        </w:rPr>
        <w:t xml:space="preserve"> Blue, Green Dark, Green Light, Yellow</w:t>
      </w:r>
      <w:r w:rsidR="009D46D0" w:rsidRPr="009F0775">
        <w:rPr>
          <w:rFonts w:ascii="Arial" w:hAnsi="Arial" w:cs="Arial"/>
          <w:sz w:val="20"/>
          <w:szCs w:val="20"/>
        </w:rPr>
        <w:t>.</w:t>
      </w:r>
      <w:r w:rsidR="00B4733B" w:rsidRPr="009F0775">
        <w:rPr>
          <w:rFonts w:ascii="Arial" w:hAnsi="Arial" w:cs="Arial"/>
          <w:sz w:val="20"/>
          <w:szCs w:val="20"/>
        </w:rPr>
        <w:t xml:space="preserve"> </w:t>
      </w:r>
    </w:p>
    <w:p w14:paraId="6D7FE94F" w14:textId="2C4FBB94" w:rsidR="00B35607" w:rsidRPr="00495A22" w:rsidRDefault="00B35607" w:rsidP="00BA1240">
      <w:pPr>
        <w:spacing w:before="0" w:after="0"/>
        <w:jc w:val="both"/>
        <w:rPr>
          <w:rFonts w:ascii="Arial" w:hAnsi="Arial" w:cs="Arial"/>
          <w:sz w:val="20"/>
          <w:szCs w:val="20"/>
        </w:rPr>
      </w:pPr>
      <w:r w:rsidRPr="00495A22">
        <w:rPr>
          <w:rFonts w:ascii="Arial" w:hAnsi="Arial" w:cs="Arial"/>
          <w:sz w:val="20"/>
          <w:szCs w:val="20"/>
        </w:rPr>
        <w:t>Colors are always capture</w:t>
      </w:r>
      <w:r w:rsidR="002D187A">
        <w:rPr>
          <w:rFonts w:ascii="Arial" w:hAnsi="Arial" w:cs="Arial"/>
          <w:sz w:val="20"/>
          <w:szCs w:val="20"/>
        </w:rPr>
        <w:t>d</w:t>
      </w:r>
      <w:r w:rsidRPr="00495A22">
        <w:rPr>
          <w:rFonts w:ascii="Arial" w:hAnsi="Arial" w:cs="Arial"/>
          <w:sz w:val="20"/>
          <w:szCs w:val="20"/>
        </w:rPr>
        <w:t xml:space="preserve"> with the Color name first followed by the shade. </w:t>
      </w:r>
      <w:r w:rsidR="00033EC9" w:rsidRPr="00495A22">
        <w:rPr>
          <w:rFonts w:ascii="Arial" w:hAnsi="Arial" w:cs="Arial"/>
          <w:sz w:val="20"/>
          <w:szCs w:val="20"/>
        </w:rPr>
        <w:t>E</w:t>
      </w:r>
      <w:r w:rsidR="00033EC9">
        <w:rPr>
          <w:rFonts w:ascii="Arial" w:hAnsi="Arial" w:cs="Arial"/>
          <w:sz w:val="20"/>
          <w:szCs w:val="20"/>
        </w:rPr>
        <w:t>.</w:t>
      </w:r>
      <w:r w:rsidR="00033EC9" w:rsidRPr="00495A22">
        <w:rPr>
          <w:rFonts w:ascii="Arial" w:hAnsi="Arial" w:cs="Arial"/>
          <w:sz w:val="20"/>
          <w:szCs w:val="20"/>
        </w:rPr>
        <w:t>g.</w:t>
      </w:r>
      <w:r w:rsidRPr="00495A22">
        <w:rPr>
          <w:rFonts w:ascii="Arial" w:hAnsi="Arial" w:cs="Arial"/>
          <w:sz w:val="20"/>
          <w:szCs w:val="20"/>
        </w:rPr>
        <w:t xml:space="preserve"> Green Dark</w:t>
      </w:r>
    </w:p>
    <w:p w14:paraId="498A5543" w14:textId="77777777" w:rsidR="004D71ED" w:rsidRPr="009F0775" w:rsidRDefault="004D71ED" w:rsidP="00495A22">
      <w:pPr>
        <w:spacing w:before="0" w:after="0"/>
        <w:rPr>
          <w:rFonts w:ascii="Arial" w:hAnsi="Arial" w:cs="Arial"/>
          <w:sz w:val="20"/>
          <w:szCs w:val="20"/>
        </w:rPr>
      </w:pPr>
    </w:p>
    <w:p w14:paraId="4EB2F27D" w14:textId="69ECF632" w:rsidR="00B435F6" w:rsidRPr="009F0775" w:rsidRDefault="00B435F6" w:rsidP="00495A22">
      <w:pPr>
        <w:spacing w:before="0" w:after="0"/>
        <w:jc w:val="both"/>
        <w:rPr>
          <w:rFonts w:ascii="Arial" w:hAnsi="Arial" w:cs="Arial"/>
          <w:sz w:val="20"/>
          <w:szCs w:val="20"/>
        </w:rPr>
      </w:pPr>
      <w:r w:rsidRPr="00495A22">
        <w:rPr>
          <w:rFonts w:ascii="Arial" w:hAnsi="Arial" w:cs="Arial"/>
          <w:b/>
          <w:sz w:val="20"/>
          <w:szCs w:val="20"/>
        </w:rPr>
        <w:t>NOTE:</w:t>
      </w:r>
      <w:r w:rsidRPr="00495A22">
        <w:rPr>
          <w:rFonts w:ascii="Arial" w:hAnsi="Arial" w:cs="Arial"/>
          <w:sz w:val="20"/>
          <w:szCs w:val="20"/>
        </w:rPr>
        <w:t xml:space="preserve"> This rule is NOT APPLIED to </w:t>
      </w:r>
      <w:r w:rsidR="00F151F9">
        <w:rPr>
          <w:rFonts w:ascii="Arial" w:hAnsi="Arial" w:cs="Arial"/>
          <w:sz w:val="20"/>
          <w:szCs w:val="20"/>
        </w:rPr>
        <w:t>item</w:t>
      </w:r>
      <w:r w:rsidRPr="00495A22">
        <w:rPr>
          <w:rFonts w:ascii="Arial" w:hAnsi="Arial" w:cs="Arial"/>
          <w:sz w:val="20"/>
          <w:szCs w:val="20"/>
        </w:rPr>
        <w:t>s</w:t>
      </w:r>
      <w:r w:rsidR="00F151F9">
        <w:rPr>
          <w:rFonts w:ascii="Arial" w:hAnsi="Arial" w:cs="Arial"/>
          <w:sz w:val="20"/>
          <w:szCs w:val="20"/>
        </w:rPr>
        <w:t xml:space="preserve"> where the color code defines ratings</w:t>
      </w:r>
      <w:r w:rsidRPr="00495A22">
        <w:rPr>
          <w:rFonts w:ascii="Arial" w:hAnsi="Arial" w:cs="Arial"/>
          <w:sz w:val="20"/>
          <w:szCs w:val="20"/>
        </w:rPr>
        <w:t>.</w:t>
      </w:r>
      <w:r w:rsidR="00033EC9">
        <w:rPr>
          <w:rFonts w:ascii="Arial" w:hAnsi="Arial" w:cs="Arial"/>
          <w:sz w:val="20"/>
          <w:szCs w:val="20"/>
        </w:rPr>
        <w:t xml:space="preserve"> E.g.</w:t>
      </w:r>
      <w:r w:rsidR="00BA1240">
        <w:rPr>
          <w:rFonts w:ascii="Arial" w:hAnsi="Arial" w:cs="Arial"/>
          <w:sz w:val="20"/>
          <w:szCs w:val="20"/>
        </w:rPr>
        <w:t xml:space="preserve"> Resistors, Pipes, G</w:t>
      </w:r>
      <w:r w:rsidR="00F151F9">
        <w:rPr>
          <w:rFonts w:ascii="Arial" w:hAnsi="Arial" w:cs="Arial"/>
          <w:sz w:val="20"/>
          <w:szCs w:val="20"/>
        </w:rPr>
        <w:t>askets etc.</w:t>
      </w:r>
      <w:r w:rsidRPr="00495A22">
        <w:rPr>
          <w:rFonts w:ascii="Arial" w:hAnsi="Arial" w:cs="Arial"/>
          <w:sz w:val="20"/>
          <w:szCs w:val="20"/>
        </w:rPr>
        <w:t xml:space="preserve">  </w:t>
      </w:r>
      <w:r w:rsidR="00F151F9">
        <w:rPr>
          <w:rFonts w:ascii="Arial" w:hAnsi="Arial" w:cs="Arial"/>
          <w:sz w:val="20"/>
          <w:szCs w:val="20"/>
        </w:rPr>
        <w:t>These</w:t>
      </w:r>
      <w:r w:rsidR="00B35607" w:rsidRPr="00495A22">
        <w:rPr>
          <w:rFonts w:ascii="Arial" w:hAnsi="Arial" w:cs="Arial"/>
          <w:sz w:val="20"/>
          <w:szCs w:val="20"/>
        </w:rPr>
        <w:t xml:space="preserve"> </w:t>
      </w:r>
      <w:r w:rsidRPr="00495A22">
        <w:rPr>
          <w:rFonts w:ascii="Arial" w:hAnsi="Arial" w:cs="Arial"/>
          <w:sz w:val="20"/>
          <w:szCs w:val="20"/>
        </w:rPr>
        <w:t>colo</w:t>
      </w:r>
      <w:r w:rsidR="00915A75" w:rsidRPr="009F0775">
        <w:rPr>
          <w:rFonts w:ascii="Arial" w:hAnsi="Arial" w:cs="Arial"/>
          <w:sz w:val="20"/>
          <w:szCs w:val="20"/>
        </w:rPr>
        <w:t>r</w:t>
      </w:r>
      <w:r w:rsidRPr="00495A22">
        <w:rPr>
          <w:rFonts w:ascii="Arial" w:hAnsi="Arial" w:cs="Arial"/>
          <w:sz w:val="20"/>
          <w:szCs w:val="20"/>
        </w:rPr>
        <w:t>s</w:t>
      </w:r>
      <w:r w:rsidR="00BA1240">
        <w:rPr>
          <w:rFonts w:ascii="Arial" w:hAnsi="Arial" w:cs="Arial"/>
          <w:sz w:val="20"/>
          <w:szCs w:val="20"/>
        </w:rPr>
        <w:t xml:space="preserve"> sequences</w:t>
      </w:r>
      <w:r w:rsidRPr="00495A22">
        <w:rPr>
          <w:rFonts w:ascii="Arial" w:hAnsi="Arial" w:cs="Arial"/>
          <w:sz w:val="20"/>
          <w:szCs w:val="20"/>
        </w:rPr>
        <w:t xml:space="preserve"> </w:t>
      </w:r>
      <w:r w:rsidRPr="00495A22">
        <w:rPr>
          <w:rFonts w:ascii="Arial" w:hAnsi="Arial" w:cs="Arial"/>
          <w:sz w:val="20"/>
          <w:szCs w:val="20"/>
          <w:u w:val="single"/>
        </w:rPr>
        <w:t>must not</w:t>
      </w:r>
      <w:r w:rsidRPr="00495A22">
        <w:rPr>
          <w:rFonts w:ascii="Arial" w:hAnsi="Arial" w:cs="Arial"/>
          <w:sz w:val="20"/>
          <w:szCs w:val="20"/>
        </w:rPr>
        <w:t xml:space="preserve"> be changed and must be captured as per the </w:t>
      </w:r>
      <w:r w:rsidR="00B35607" w:rsidRPr="00495A22">
        <w:rPr>
          <w:rFonts w:ascii="Arial" w:hAnsi="Arial" w:cs="Arial"/>
          <w:sz w:val="20"/>
          <w:szCs w:val="20"/>
        </w:rPr>
        <w:t>Manufacturer</w:t>
      </w:r>
      <w:r w:rsidRPr="00495A22">
        <w:rPr>
          <w:rFonts w:ascii="Arial" w:hAnsi="Arial" w:cs="Arial"/>
          <w:sz w:val="20"/>
          <w:szCs w:val="20"/>
        </w:rPr>
        <w:t xml:space="preserve"> specifications.</w:t>
      </w:r>
    </w:p>
    <w:p w14:paraId="2BEC86EE" w14:textId="77777777" w:rsidR="009D46D0" w:rsidRPr="00495A22" w:rsidRDefault="009D46D0" w:rsidP="00495A22">
      <w:pPr>
        <w:spacing w:before="0" w:after="0"/>
        <w:ind w:left="144"/>
        <w:rPr>
          <w:rFonts w:ascii="Arial" w:hAnsi="Arial" w:cs="Arial"/>
          <w:sz w:val="20"/>
          <w:szCs w:val="20"/>
          <w:highlight w:val="yellow"/>
        </w:rPr>
      </w:pPr>
    </w:p>
    <w:p w14:paraId="0AEF402F" w14:textId="666F6F50" w:rsidR="0064274E" w:rsidRPr="00931A33" w:rsidRDefault="002E67BC" w:rsidP="00337824">
      <w:pPr>
        <w:pStyle w:val="Heading3"/>
        <w:numPr>
          <w:ilvl w:val="0"/>
          <w:numId w:val="2"/>
        </w:numPr>
        <w:spacing w:before="0" w:line="240" w:lineRule="auto"/>
        <w:rPr>
          <w:rFonts w:ascii="Arial" w:hAnsi="Arial" w:cs="Arial"/>
          <w:sz w:val="20"/>
          <w:szCs w:val="20"/>
          <w:u w:val="single"/>
        </w:rPr>
      </w:pPr>
      <w:bookmarkStart w:id="814" w:name="_Toc81569829"/>
      <w:r w:rsidRPr="00931A33">
        <w:rPr>
          <w:rFonts w:ascii="Arial" w:hAnsi="Arial" w:cs="Arial"/>
          <w:sz w:val="20"/>
          <w:szCs w:val="20"/>
          <w:u w:val="single"/>
        </w:rPr>
        <w:t>DIMENSIONS</w:t>
      </w:r>
      <w:r w:rsidR="009F7B14" w:rsidRPr="00931A33">
        <w:rPr>
          <w:rFonts w:ascii="Arial" w:hAnsi="Arial" w:cs="Arial"/>
          <w:sz w:val="20"/>
          <w:szCs w:val="20"/>
          <w:u w:val="single"/>
        </w:rPr>
        <w:t>, SIZES</w:t>
      </w:r>
      <w:bookmarkEnd w:id="814"/>
    </w:p>
    <w:p w14:paraId="4B69BA60" w14:textId="5BE2279E" w:rsidR="0064274E" w:rsidRDefault="0064274E" w:rsidP="006550B2">
      <w:pPr>
        <w:spacing w:before="0" w:after="0"/>
        <w:rPr>
          <w:rFonts w:ascii="Arial" w:hAnsi="Arial" w:cs="Arial"/>
          <w:sz w:val="20"/>
          <w:szCs w:val="20"/>
        </w:rPr>
      </w:pPr>
      <w:r w:rsidRPr="00931A33">
        <w:rPr>
          <w:rFonts w:ascii="Arial" w:hAnsi="Arial" w:cs="Arial"/>
          <w:sz w:val="20"/>
          <w:szCs w:val="20"/>
        </w:rPr>
        <w:t xml:space="preserve">Prefixes are added to Descriptions. </w:t>
      </w:r>
      <w:r w:rsidR="00A74C67" w:rsidRPr="00931A33">
        <w:rPr>
          <w:rFonts w:ascii="Arial" w:hAnsi="Arial" w:cs="Arial"/>
          <w:sz w:val="20"/>
          <w:szCs w:val="20"/>
        </w:rPr>
        <w:t>E.g.</w:t>
      </w:r>
      <w:r w:rsidRPr="00931A33">
        <w:rPr>
          <w:rFonts w:ascii="Arial" w:hAnsi="Arial" w:cs="Arial"/>
          <w:sz w:val="20"/>
          <w:szCs w:val="20"/>
        </w:rPr>
        <w:t xml:space="preserve"> ID 25</w:t>
      </w:r>
      <w:r w:rsidR="00BA1240">
        <w:rPr>
          <w:rFonts w:ascii="Arial" w:hAnsi="Arial" w:cs="Arial"/>
          <w:sz w:val="20"/>
          <w:szCs w:val="20"/>
        </w:rPr>
        <w:t xml:space="preserve"> </w:t>
      </w:r>
      <w:r w:rsidR="006E52FC">
        <w:rPr>
          <w:rFonts w:ascii="Arial" w:hAnsi="Arial" w:cs="Arial"/>
          <w:sz w:val="20"/>
          <w:szCs w:val="20"/>
        </w:rPr>
        <w:t>X</w:t>
      </w:r>
      <w:r w:rsidR="00BA1240">
        <w:rPr>
          <w:rFonts w:ascii="Arial" w:hAnsi="Arial" w:cs="Arial"/>
          <w:sz w:val="20"/>
          <w:szCs w:val="20"/>
        </w:rPr>
        <w:t xml:space="preserve"> </w:t>
      </w:r>
      <w:r w:rsidRPr="00931A33">
        <w:rPr>
          <w:rFonts w:ascii="Arial" w:hAnsi="Arial" w:cs="Arial"/>
          <w:sz w:val="20"/>
          <w:szCs w:val="20"/>
        </w:rPr>
        <w:t>OD 35</w:t>
      </w:r>
      <w:r w:rsidR="00213924">
        <w:rPr>
          <w:rFonts w:ascii="Arial" w:hAnsi="Arial" w:cs="Arial"/>
          <w:sz w:val="20"/>
          <w:szCs w:val="20"/>
        </w:rPr>
        <w:t xml:space="preserve"> MM</w:t>
      </w:r>
      <w:r w:rsidR="00BA1240">
        <w:rPr>
          <w:rFonts w:ascii="Arial" w:hAnsi="Arial" w:cs="Arial"/>
          <w:sz w:val="20"/>
          <w:szCs w:val="20"/>
        </w:rPr>
        <w:t xml:space="preserve"> </w:t>
      </w:r>
      <w:r w:rsidR="006E52FC">
        <w:rPr>
          <w:rFonts w:ascii="Arial" w:hAnsi="Arial" w:cs="Arial"/>
          <w:sz w:val="20"/>
          <w:szCs w:val="20"/>
        </w:rPr>
        <w:t>X</w:t>
      </w:r>
      <w:r w:rsidR="00BA1240">
        <w:rPr>
          <w:rFonts w:ascii="Arial" w:hAnsi="Arial" w:cs="Arial"/>
          <w:sz w:val="20"/>
          <w:szCs w:val="20"/>
        </w:rPr>
        <w:t xml:space="preserve"> </w:t>
      </w:r>
      <w:r w:rsidRPr="00931A33">
        <w:rPr>
          <w:rFonts w:ascii="Arial" w:hAnsi="Arial" w:cs="Arial"/>
          <w:sz w:val="20"/>
          <w:szCs w:val="20"/>
        </w:rPr>
        <w:t>LG 6</w:t>
      </w:r>
      <w:r w:rsidR="00213924">
        <w:rPr>
          <w:rFonts w:ascii="Arial" w:hAnsi="Arial" w:cs="Arial"/>
          <w:sz w:val="20"/>
          <w:szCs w:val="20"/>
        </w:rPr>
        <w:t xml:space="preserve"> M</w:t>
      </w:r>
    </w:p>
    <w:p w14:paraId="6F37B0F2" w14:textId="77777777" w:rsidR="002B0239" w:rsidRDefault="002B0239" w:rsidP="006550B2">
      <w:pPr>
        <w:spacing w:before="0" w:after="0"/>
        <w:rPr>
          <w:rFonts w:ascii="Arial" w:hAnsi="Arial" w:cs="Arial"/>
          <w:sz w:val="20"/>
          <w:szCs w:val="20"/>
        </w:rPr>
      </w:pPr>
    </w:p>
    <w:p w14:paraId="501E1348" w14:textId="352C934F" w:rsidR="00B64C56" w:rsidRDefault="002B0239" w:rsidP="006550B2">
      <w:pPr>
        <w:spacing w:before="0" w:after="0"/>
        <w:rPr>
          <w:rFonts w:ascii="Arial" w:hAnsi="Arial" w:cs="Arial"/>
          <w:sz w:val="20"/>
          <w:szCs w:val="20"/>
        </w:rPr>
      </w:pPr>
      <w:r>
        <w:rPr>
          <w:rFonts w:ascii="Arial" w:hAnsi="Arial" w:cs="Arial"/>
          <w:sz w:val="20"/>
          <w:szCs w:val="20"/>
        </w:rPr>
        <w:t>Standard Abbreviations</w:t>
      </w:r>
    </w:p>
    <w:tbl>
      <w:tblPr>
        <w:tblStyle w:val="TableGrid"/>
        <w:tblW w:w="0" w:type="auto"/>
        <w:tblLook w:val="04A0" w:firstRow="1" w:lastRow="0" w:firstColumn="1" w:lastColumn="0" w:noHBand="0" w:noVBand="1"/>
      </w:tblPr>
      <w:tblGrid>
        <w:gridCol w:w="1925"/>
        <w:gridCol w:w="1929"/>
        <w:gridCol w:w="1929"/>
        <w:gridCol w:w="3001"/>
      </w:tblGrid>
      <w:tr w:rsidR="00E40B81" w14:paraId="19D430F7" w14:textId="77777777" w:rsidTr="00633A6F">
        <w:tc>
          <w:tcPr>
            <w:tcW w:w="1925" w:type="dxa"/>
            <w:shd w:val="clear" w:color="auto" w:fill="FFFF00"/>
            <w:vAlign w:val="center"/>
          </w:tcPr>
          <w:p w14:paraId="0A8C7300" w14:textId="13619CBD" w:rsidR="00E40B81" w:rsidRPr="00D4082C" w:rsidRDefault="00E40B81" w:rsidP="00D4082C">
            <w:pPr>
              <w:spacing w:before="0"/>
              <w:jc w:val="center"/>
              <w:rPr>
                <w:rFonts w:ascii="Arial" w:eastAsia="Times New Roman" w:hAnsi="Arial" w:cs="Arial"/>
                <w:b/>
                <w:bCs/>
                <w:color w:val="000000"/>
                <w:sz w:val="20"/>
                <w:szCs w:val="20"/>
                <w:lang w:val="en-ZA" w:eastAsia="en-GB"/>
              </w:rPr>
            </w:pPr>
            <w:r w:rsidRPr="00D4082C">
              <w:rPr>
                <w:rFonts w:ascii="Arial" w:eastAsia="Times New Roman" w:hAnsi="Arial" w:cs="Arial"/>
                <w:b/>
                <w:bCs/>
                <w:color w:val="000000"/>
                <w:sz w:val="20"/>
                <w:szCs w:val="20"/>
                <w:lang w:val="en-ZA" w:eastAsia="en-GB"/>
              </w:rPr>
              <w:t>ABBREVIATION</w:t>
            </w:r>
            <w:r>
              <w:rPr>
                <w:rFonts w:ascii="Arial" w:eastAsia="Times New Roman" w:hAnsi="Arial" w:cs="Arial"/>
                <w:b/>
                <w:bCs/>
                <w:color w:val="000000"/>
                <w:sz w:val="20"/>
                <w:szCs w:val="20"/>
                <w:lang w:val="en-ZA" w:eastAsia="en-GB"/>
              </w:rPr>
              <w:t xml:space="preserve"> - EN</w:t>
            </w:r>
          </w:p>
        </w:tc>
        <w:tc>
          <w:tcPr>
            <w:tcW w:w="1929" w:type="dxa"/>
            <w:shd w:val="clear" w:color="auto" w:fill="FFFF00"/>
            <w:vAlign w:val="center"/>
          </w:tcPr>
          <w:p w14:paraId="453D0748" w14:textId="3D714828" w:rsidR="00E40B81" w:rsidRPr="00E40B81" w:rsidRDefault="00E40B81" w:rsidP="00E40B81">
            <w:pPr>
              <w:spacing w:before="0"/>
              <w:jc w:val="center"/>
              <w:rPr>
                <w:rFonts w:ascii="Arial" w:eastAsia="Times New Roman" w:hAnsi="Arial" w:cs="Arial"/>
                <w:b/>
                <w:bCs/>
                <w:color w:val="000000"/>
                <w:sz w:val="20"/>
                <w:szCs w:val="20"/>
                <w:lang w:val="en-ZA" w:eastAsia="en-GB"/>
              </w:rPr>
            </w:pPr>
            <w:r w:rsidRPr="00BD3CE6">
              <w:rPr>
                <w:rFonts w:ascii="Arial" w:eastAsia="Times New Roman" w:hAnsi="Arial" w:cs="Arial"/>
                <w:b/>
                <w:bCs/>
                <w:color w:val="000000"/>
                <w:sz w:val="20"/>
                <w:szCs w:val="20"/>
                <w:lang w:val="en-ZA" w:eastAsia="en-GB"/>
              </w:rPr>
              <w:t>ABBREVIATION</w:t>
            </w:r>
            <w:r>
              <w:rPr>
                <w:rFonts w:ascii="Arial" w:eastAsia="Times New Roman" w:hAnsi="Arial" w:cs="Arial"/>
                <w:b/>
                <w:bCs/>
                <w:color w:val="000000"/>
                <w:sz w:val="20"/>
                <w:szCs w:val="20"/>
                <w:lang w:val="en-ZA" w:eastAsia="en-GB"/>
              </w:rPr>
              <w:t xml:space="preserve"> - ES</w:t>
            </w:r>
          </w:p>
        </w:tc>
        <w:tc>
          <w:tcPr>
            <w:tcW w:w="1929" w:type="dxa"/>
            <w:shd w:val="clear" w:color="auto" w:fill="FFFF00"/>
            <w:vAlign w:val="center"/>
          </w:tcPr>
          <w:p w14:paraId="17DBAB94" w14:textId="3AEB8F0B" w:rsidR="00E40B81" w:rsidRPr="00E40B81" w:rsidRDefault="00E40B81" w:rsidP="00E40B81">
            <w:pPr>
              <w:spacing w:before="0"/>
              <w:jc w:val="center"/>
              <w:rPr>
                <w:rFonts w:ascii="Arial" w:eastAsia="Times New Roman" w:hAnsi="Arial" w:cs="Arial"/>
                <w:b/>
                <w:bCs/>
                <w:color w:val="000000"/>
                <w:sz w:val="20"/>
                <w:szCs w:val="20"/>
                <w:lang w:val="en-ZA" w:eastAsia="en-GB"/>
              </w:rPr>
            </w:pPr>
            <w:r w:rsidRPr="00BD3CE6">
              <w:rPr>
                <w:rFonts w:ascii="Arial" w:eastAsia="Times New Roman" w:hAnsi="Arial" w:cs="Arial"/>
                <w:b/>
                <w:bCs/>
                <w:color w:val="000000"/>
                <w:sz w:val="20"/>
                <w:szCs w:val="20"/>
                <w:lang w:val="en-ZA" w:eastAsia="en-GB"/>
              </w:rPr>
              <w:t>ABBREVIATION</w:t>
            </w:r>
            <w:r>
              <w:rPr>
                <w:rFonts w:ascii="Arial" w:eastAsia="Times New Roman" w:hAnsi="Arial" w:cs="Arial"/>
                <w:b/>
                <w:bCs/>
                <w:color w:val="000000"/>
                <w:sz w:val="20"/>
                <w:szCs w:val="20"/>
                <w:lang w:val="en-ZA" w:eastAsia="en-GB"/>
              </w:rPr>
              <w:t xml:space="preserve"> - FR</w:t>
            </w:r>
          </w:p>
        </w:tc>
        <w:tc>
          <w:tcPr>
            <w:tcW w:w="3001" w:type="dxa"/>
            <w:shd w:val="clear" w:color="auto" w:fill="FFFF00"/>
            <w:vAlign w:val="center"/>
          </w:tcPr>
          <w:p w14:paraId="49248A23" w14:textId="5651B6B9" w:rsidR="00E40B81" w:rsidRPr="00D4082C" w:rsidRDefault="00E40B81" w:rsidP="00D4082C">
            <w:pPr>
              <w:spacing w:before="0"/>
              <w:jc w:val="center"/>
              <w:rPr>
                <w:rFonts w:ascii="Arial" w:eastAsia="Times New Roman" w:hAnsi="Arial" w:cs="Arial"/>
                <w:b/>
                <w:bCs/>
                <w:color w:val="000000"/>
                <w:sz w:val="20"/>
                <w:szCs w:val="20"/>
                <w:lang w:val="en-ZA" w:eastAsia="en-GB"/>
              </w:rPr>
            </w:pPr>
            <w:r w:rsidRPr="00D4082C">
              <w:rPr>
                <w:rFonts w:ascii="Arial" w:eastAsia="Times New Roman" w:hAnsi="Arial" w:cs="Arial"/>
                <w:b/>
                <w:bCs/>
                <w:color w:val="000000"/>
                <w:sz w:val="20"/>
                <w:szCs w:val="20"/>
                <w:lang w:val="en-ZA" w:eastAsia="en-GB"/>
              </w:rPr>
              <w:t>DESCRIPTION</w:t>
            </w:r>
          </w:p>
        </w:tc>
      </w:tr>
      <w:tr w:rsidR="00E40B81" w14:paraId="69F3367E" w14:textId="77777777" w:rsidTr="00374966">
        <w:tc>
          <w:tcPr>
            <w:tcW w:w="1925" w:type="dxa"/>
          </w:tcPr>
          <w:p w14:paraId="7C673BCF" w14:textId="3E39A8A3" w:rsidR="00E40B81" w:rsidRDefault="00E40B81" w:rsidP="00D4082C">
            <w:pPr>
              <w:spacing w:before="0"/>
              <w:jc w:val="center"/>
              <w:rPr>
                <w:rFonts w:ascii="Arial" w:hAnsi="Arial" w:cs="Arial"/>
                <w:sz w:val="20"/>
                <w:szCs w:val="20"/>
              </w:rPr>
            </w:pPr>
            <w:r>
              <w:rPr>
                <w:rFonts w:ascii="Arial" w:hAnsi="Arial" w:cs="Arial"/>
                <w:sz w:val="20"/>
                <w:szCs w:val="20"/>
              </w:rPr>
              <w:t>DIA</w:t>
            </w:r>
          </w:p>
        </w:tc>
        <w:tc>
          <w:tcPr>
            <w:tcW w:w="1929" w:type="dxa"/>
          </w:tcPr>
          <w:p w14:paraId="19305CE3" w14:textId="1B266D7F" w:rsidR="00E40B81" w:rsidRDefault="00E40B81" w:rsidP="00D4082C">
            <w:pPr>
              <w:spacing w:before="0"/>
              <w:jc w:val="center"/>
              <w:rPr>
                <w:rFonts w:ascii="Arial" w:hAnsi="Arial" w:cs="Arial"/>
                <w:sz w:val="20"/>
                <w:szCs w:val="20"/>
              </w:rPr>
            </w:pPr>
            <w:r>
              <w:rPr>
                <w:rFonts w:ascii="Arial" w:hAnsi="Arial" w:cs="Arial"/>
                <w:sz w:val="20"/>
                <w:szCs w:val="20"/>
              </w:rPr>
              <w:t>DIA</w:t>
            </w:r>
          </w:p>
        </w:tc>
        <w:tc>
          <w:tcPr>
            <w:tcW w:w="1929" w:type="dxa"/>
          </w:tcPr>
          <w:p w14:paraId="24E83947" w14:textId="66045980" w:rsidR="00E40B81" w:rsidRDefault="00E40B81" w:rsidP="00D4082C">
            <w:pPr>
              <w:spacing w:before="0"/>
              <w:jc w:val="center"/>
              <w:rPr>
                <w:rFonts w:ascii="Arial" w:hAnsi="Arial" w:cs="Arial"/>
                <w:sz w:val="20"/>
                <w:szCs w:val="20"/>
              </w:rPr>
            </w:pPr>
            <w:r>
              <w:rPr>
                <w:rFonts w:ascii="Arial" w:hAnsi="Arial" w:cs="Arial"/>
                <w:sz w:val="20"/>
                <w:szCs w:val="20"/>
              </w:rPr>
              <w:t>DIA</w:t>
            </w:r>
          </w:p>
        </w:tc>
        <w:tc>
          <w:tcPr>
            <w:tcW w:w="3001" w:type="dxa"/>
          </w:tcPr>
          <w:p w14:paraId="1F6E6A5D" w14:textId="61521478" w:rsidR="00E40B81" w:rsidRDefault="00E40B81" w:rsidP="00E40B81">
            <w:pPr>
              <w:spacing w:before="0"/>
              <w:rPr>
                <w:rFonts w:ascii="Arial" w:hAnsi="Arial" w:cs="Arial"/>
                <w:sz w:val="20"/>
                <w:szCs w:val="20"/>
              </w:rPr>
            </w:pPr>
            <w:r>
              <w:rPr>
                <w:rFonts w:ascii="Arial" w:hAnsi="Arial" w:cs="Arial"/>
                <w:sz w:val="20"/>
                <w:szCs w:val="20"/>
              </w:rPr>
              <w:t>DIAMETER</w:t>
            </w:r>
          </w:p>
        </w:tc>
      </w:tr>
      <w:tr w:rsidR="00E40B81" w14:paraId="2DD25C8C" w14:textId="77777777" w:rsidTr="00374966">
        <w:tc>
          <w:tcPr>
            <w:tcW w:w="1925" w:type="dxa"/>
          </w:tcPr>
          <w:p w14:paraId="327E6F45" w14:textId="7AF2136D" w:rsidR="00E40B81" w:rsidRDefault="00E40B81" w:rsidP="00D4082C">
            <w:pPr>
              <w:spacing w:before="0"/>
              <w:jc w:val="center"/>
              <w:rPr>
                <w:rFonts w:ascii="Arial" w:hAnsi="Arial" w:cs="Arial"/>
                <w:sz w:val="20"/>
                <w:szCs w:val="20"/>
              </w:rPr>
            </w:pPr>
            <w:r>
              <w:rPr>
                <w:rFonts w:ascii="Arial" w:hAnsi="Arial" w:cs="Arial"/>
                <w:sz w:val="20"/>
                <w:szCs w:val="20"/>
              </w:rPr>
              <w:t>DP</w:t>
            </w:r>
          </w:p>
        </w:tc>
        <w:tc>
          <w:tcPr>
            <w:tcW w:w="1929" w:type="dxa"/>
          </w:tcPr>
          <w:p w14:paraId="0DDAD0D0" w14:textId="76F7D56D" w:rsidR="00E40B81" w:rsidRDefault="00E40B81" w:rsidP="00D4082C">
            <w:pPr>
              <w:spacing w:before="0"/>
              <w:jc w:val="center"/>
              <w:rPr>
                <w:rFonts w:ascii="Arial" w:hAnsi="Arial" w:cs="Arial"/>
                <w:sz w:val="20"/>
                <w:szCs w:val="20"/>
              </w:rPr>
            </w:pPr>
            <w:r>
              <w:rPr>
                <w:rFonts w:ascii="Arial" w:hAnsi="Arial" w:cs="Arial"/>
                <w:sz w:val="20"/>
                <w:szCs w:val="20"/>
              </w:rPr>
              <w:t>PROF</w:t>
            </w:r>
          </w:p>
        </w:tc>
        <w:tc>
          <w:tcPr>
            <w:tcW w:w="1929" w:type="dxa"/>
          </w:tcPr>
          <w:p w14:paraId="628E438E" w14:textId="1AF58870" w:rsidR="00E40B81" w:rsidRDefault="00E40B81" w:rsidP="00D4082C">
            <w:pPr>
              <w:spacing w:before="0"/>
              <w:jc w:val="center"/>
              <w:rPr>
                <w:rFonts w:ascii="Arial" w:hAnsi="Arial" w:cs="Arial"/>
                <w:sz w:val="20"/>
                <w:szCs w:val="20"/>
              </w:rPr>
            </w:pPr>
            <w:r>
              <w:rPr>
                <w:rFonts w:ascii="Arial" w:hAnsi="Arial" w:cs="Arial"/>
                <w:sz w:val="20"/>
                <w:szCs w:val="20"/>
              </w:rPr>
              <w:t>PROF</w:t>
            </w:r>
          </w:p>
        </w:tc>
        <w:tc>
          <w:tcPr>
            <w:tcW w:w="3001" w:type="dxa"/>
          </w:tcPr>
          <w:p w14:paraId="377F6855" w14:textId="7BEA3207" w:rsidR="00E40B81" w:rsidRDefault="00E40B81" w:rsidP="00E40B81">
            <w:pPr>
              <w:spacing w:before="0"/>
              <w:rPr>
                <w:rFonts w:ascii="Arial" w:hAnsi="Arial" w:cs="Arial"/>
                <w:sz w:val="20"/>
                <w:szCs w:val="20"/>
              </w:rPr>
            </w:pPr>
            <w:r>
              <w:rPr>
                <w:rFonts w:ascii="Arial" w:hAnsi="Arial" w:cs="Arial"/>
                <w:sz w:val="20"/>
                <w:szCs w:val="20"/>
              </w:rPr>
              <w:t>DEPTH</w:t>
            </w:r>
          </w:p>
        </w:tc>
      </w:tr>
      <w:tr w:rsidR="00E40B81" w14:paraId="674BBF50" w14:textId="77777777" w:rsidTr="00374966">
        <w:tc>
          <w:tcPr>
            <w:tcW w:w="1925" w:type="dxa"/>
          </w:tcPr>
          <w:p w14:paraId="7A352E43" w14:textId="750F7383" w:rsidR="00E40B81" w:rsidRDefault="00E40B81" w:rsidP="00D4082C">
            <w:pPr>
              <w:spacing w:before="0"/>
              <w:jc w:val="center"/>
              <w:rPr>
                <w:rFonts w:ascii="Arial" w:hAnsi="Arial" w:cs="Arial"/>
                <w:sz w:val="20"/>
                <w:szCs w:val="20"/>
              </w:rPr>
            </w:pPr>
            <w:r>
              <w:rPr>
                <w:rFonts w:ascii="Arial" w:hAnsi="Arial" w:cs="Arial"/>
                <w:sz w:val="20"/>
                <w:szCs w:val="20"/>
              </w:rPr>
              <w:t>HT</w:t>
            </w:r>
          </w:p>
        </w:tc>
        <w:tc>
          <w:tcPr>
            <w:tcW w:w="1929" w:type="dxa"/>
          </w:tcPr>
          <w:p w14:paraId="1D0D7AEC" w14:textId="5BEEC7E8" w:rsidR="00E40B81" w:rsidRDefault="00E40B81" w:rsidP="00D4082C">
            <w:pPr>
              <w:spacing w:before="0"/>
              <w:jc w:val="center"/>
              <w:rPr>
                <w:rFonts w:ascii="Arial" w:hAnsi="Arial" w:cs="Arial"/>
                <w:sz w:val="20"/>
                <w:szCs w:val="20"/>
              </w:rPr>
            </w:pPr>
            <w:r>
              <w:rPr>
                <w:rFonts w:ascii="Arial" w:hAnsi="Arial" w:cs="Arial"/>
                <w:sz w:val="20"/>
                <w:szCs w:val="20"/>
              </w:rPr>
              <w:t>LAT</w:t>
            </w:r>
          </w:p>
        </w:tc>
        <w:tc>
          <w:tcPr>
            <w:tcW w:w="1929" w:type="dxa"/>
          </w:tcPr>
          <w:p w14:paraId="727806E1" w14:textId="59A091FD" w:rsidR="00E40B81" w:rsidRDefault="00E40B81" w:rsidP="00D4082C">
            <w:pPr>
              <w:spacing w:before="0"/>
              <w:jc w:val="center"/>
              <w:rPr>
                <w:rFonts w:ascii="Arial" w:hAnsi="Arial" w:cs="Arial"/>
                <w:sz w:val="20"/>
                <w:szCs w:val="20"/>
              </w:rPr>
            </w:pPr>
            <w:r>
              <w:rPr>
                <w:rFonts w:ascii="Arial" w:hAnsi="Arial" w:cs="Arial"/>
                <w:sz w:val="20"/>
                <w:szCs w:val="20"/>
              </w:rPr>
              <w:t>HT</w:t>
            </w:r>
          </w:p>
        </w:tc>
        <w:tc>
          <w:tcPr>
            <w:tcW w:w="3001" w:type="dxa"/>
          </w:tcPr>
          <w:p w14:paraId="653CC483" w14:textId="06C29919" w:rsidR="00E40B81" w:rsidRDefault="00E40B81" w:rsidP="00E40B81">
            <w:pPr>
              <w:spacing w:before="0"/>
              <w:rPr>
                <w:rFonts w:ascii="Arial" w:hAnsi="Arial" w:cs="Arial"/>
                <w:sz w:val="20"/>
                <w:szCs w:val="20"/>
              </w:rPr>
            </w:pPr>
            <w:r>
              <w:rPr>
                <w:rFonts w:ascii="Arial" w:hAnsi="Arial" w:cs="Arial"/>
                <w:sz w:val="20"/>
                <w:szCs w:val="20"/>
              </w:rPr>
              <w:t>HEIGHT</w:t>
            </w:r>
          </w:p>
        </w:tc>
      </w:tr>
      <w:tr w:rsidR="00E40B81" w14:paraId="769203BB" w14:textId="77777777" w:rsidTr="00374966">
        <w:tc>
          <w:tcPr>
            <w:tcW w:w="1925" w:type="dxa"/>
          </w:tcPr>
          <w:p w14:paraId="5FF74537" w14:textId="745C646C" w:rsidR="00E40B81" w:rsidRDefault="00E40B81" w:rsidP="00D4082C">
            <w:pPr>
              <w:spacing w:before="0"/>
              <w:jc w:val="center"/>
              <w:rPr>
                <w:rFonts w:ascii="Arial" w:hAnsi="Arial" w:cs="Arial"/>
                <w:sz w:val="20"/>
                <w:szCs w:val="20"/>
              </w:rPr>
            </w:pPr>
            <w:r>
              <w:rPr>
                <w:rFonts w:ascii="Arial" w:hAnsi="Arial" w:cs="Arial"/>
                <w:sz w:val="20"/>
                <w:szCs w:val="20"/>
              </w:rPr>
              <w:t>ID</w:t>
            </w:r>
          </w:p>
        </w:tc>
        <w:tc>
          <w:tcPr>
            <w:tcW w:w="1929" w:type="dxa"/>
          </w:tcPr>
          <w:p w14:paraId="6A3E77AE" w14:textId="5E956B2A" w:rsidR="00E40B81" w:rsidRDefault="00E40B81" w:rsidP="00D4082C">
            <w:pPr>
              <w:spacing w:before="0"/>
              <w:jc w:val="center"/>
              <w:rPr>
                <w:rFonts w:ascii="Arial" w:hAnsi="Arial" w:cs="Arial"/>
                <w:sz w:val="20"/>
                <w:szCs w:val="20"/>
              </w:rPr>
            </w:pPr>
            <w:r>
              <w:rPr>
                <w:rFonts w:ascii="Arial" w:hAnsi="Arial" w:cs="Arial"/>
                <w:sz w:val="20"/>
                <w:szCs w:val="20"/>
              </w:rPr>
              <w:t>DIA INT</w:t>
            </w:r>
          </w:p>
        </w:tc>
        <w:tc>
          <w:tcPr>
            <w:tcW w:w="1929" w:type="dxa"/>
          </w:tcPr>
          <w:p w14:paraId="61DE5635" w14:textId="6157544E" w:rsidR="00E40B81" w:rsidRDefault="00E40B81" w:rsidP="00D4082C">
            <w:pPr>
              <w:spacing w:before="0"/>
              <w:jc w:val="center"/>
              <w:rPr>
                <w:rFonts w:ascii="Arial" w:hAnsi="Arial" w:cs="Arial"/>
                <w:sz w:val="20"/>
                <w:szCs w:val="20"/>
              </w:rPr>
            </w:pPr>
            <w:r>
              <w:rPr>
                <w:rFonts w:ascii="Arial" w:hAnsi="Arial" w:cs="Arial"/>
                <w:sz w:val="20"/>
                <w:szCs w:val="20"/>
              </w:rPr>
              <w:t>DIA</w:t>
            </w:r>
          </w:p>
        </w:tc>
        <w:tc>
          <w:tcPr>
            <w:tcW w:w="3001" w:type="dxa"/>
          </w:tcPr>
          <w:p w14:paraId="2C273110" w14:textId="01ACEBCA" w:rsidR="00E40B81" w:rsidRDefault="00E40B81" w:rsidP="00E40B81">
            <w:pPr>
              <w:spacing w:before="0"/>
              <w:rPr>
                <w:rFonts w:ascii="Arial" w:hAnsi="Arial" w:cs="Arial"/>
                <w:sz w:val="20"/>
                <w:szCs w:val="20"/>
              </w:rPr>
            </w:pPr>
            <w:r>
              <w:rPr>
                <w:rFonts w:ascii="Arial" w:hAnsi="Arial" w:cs="Arial"/>
                <w:sz w:val="20"/>
                <w:szCs w:val="20"/>
              </w:rPr>
              <w:t>INSIDE DIAMETER</w:t>
            </w:r>
          </w:p>
        </w:tc>
      </w:tr>
      <w:tr w:rsidR="00E40B81" w14:paraId="7A188A9A" w14:textId="77777777" w:rsidTr="00374966">
        <w:tc>
          <w:tcPr>
            <w:tcW w:w="1925" w:type="dxa"/>
          </w:tcPr>
          <w:p w14:paraId="5AA623BA" w14:textId="68871338" w:rsidR="00E40B81" w:rsidRDefault="00E40B81" w:rsidP="00D4082C">
            <w:pPr>
              <w:spacing w:before="0"/>
              <w:jc w:val="center"/>
              <w:rPr>
                <w:rFonts w:ascii="Arial" w:hAnsi="Arial" w:cs="Arial"/>
                <w:sz w:val="20"/>
                <w:szCs w:val="20"/>
              </w:rPr>
            </w:pPr>
            <w:r>
              <w:rPr>
                <w:rFonts w:ascii="Arial" w:hAnsi="Arial" w:cs="Arial"/>
                <w:sz w:val="20"/>
                <w:szCs w:val="20"/>
              </w:rPr>
              <w:t>OD</w:t>
            </w:r>
          </w:p>
        </w:tc>
        <w:tc>
          <w:tcPr>
            <w:tcW w:w="1929" w:type="dxa"/>
          </w:tcPr>
          <w:p w14:paraId="12C2BB54" w14:textId="26F53450" w:rsidR="00E40B81" w:rsidRDefault="00792824" w:rsidP="00D4082C">
            <w:pPr>
              <w:spacing w:before="0"/>
              <w:jc w:val="center"/>
              <w:rPr>
                <w:rFonts w:ascii="Arial" w:hAnsi="Arial" w:cs="Arial"/>
                <w:sz w:val="20"/>
                <w:szCs w:val="20"/>
              </w:rPr>
            </w:pPr>
            <w:r>
              <w:rPr>
                <w:rFonts w:ascii="Arial" w:hAnsi="Arial" w:cs="Arial"/>
                <w:sz w:val="20"/>
                <w:szCs w:val="20"/>
              </w:rPr>
              <w:t>DIE EXT</w:t>
            </w:r>
          </w:p>
        </w:tc>
        <w:tc>
          <w:tcPr>
            <w:tcW w:w="1929" w:type="dxa"/>
          </w:tcPr>
          <w:p w14:paraId="335BF205" w14:textId="161629EF" w:rsidR="00E40B81" w:rsidRDefault="00792824" w:rsidP="00D4082C">
            <w:pPr>
              <w:spacing w:before="0"/>
              <w:jc w:val="center"/>
              <w:rPr>
                <w:rFonts w:ascii="Arial" w:hAnsi="Arial" w:cs="Arial"/>
                <w:sz w:val="20"/>
                <w:szCs w:val="20"/>
              </w:rPr>
            </w:pPr>
            <w:r>
              <w:rPr>
                <w:rFonts w:ascii="Arial" w:hAnsi="Arial" w:cs="Arial"/>
                <w:sz w:val="20"/>
                <w:szCs w:val="20"/>
              </w:rPr>
              <w:t>DE</w:t>
            </w:r>
          </w:p>
        </w:tc>
        <w:tc>
          <w:tcPr>
            <w:tcW w:w="3001" w:type="dxa"/>
          </w:tcPr>
          <w:p w14:paraId="32B58E15" w14:textId="299E2771" w:rsidR="00E40B81" w:rsidRDefault="00E40B81" w:rsidP="00E40B81">
            <w:pPr>
              <w:spacing w:before="0"/>
              <w:rPr>
                <w:rFonts w:ascii="Arial" w:hAnsi="Arial" w:cs="Arial"/>
                <w:sz w:val="20"/>
                <w:szCs w:val="20"/>
              </w:rPr>
            </w:pPr>
            <w:r>
              <w:rPr>
                <w:rFonts w:ascii="Arial" w:hAnsi="Arial" w:cs="Arial"/>
                <w:sz w:val="20"/>
                <w:szCs w:val="20"/>
              </w:rPr>
              <w:t>OUTSIDE DIAMETER</w:t>
            </w:r>
          </w:p>
        </w:tc>
      </w:tr>
      <w:tr w:rsidR="00E40B81" w14:paraId="611F5969" w14:textId="77777777" w:rsidTr="00374966">
        <w:tc>
          <w:tcPr>
            <w:tcW w:w="1925" w:type="dxa"/>
          </w:tcPr>
          <w:p w14:paraId="1A8A2105" w14:textId="5E2497E6" w:rsidR="00E40B81" w:rsidRDefault="00E40B81" w:rsidP="00D4082C">
            <w:pPr>
              <w:spacing w:before="0"/>
              <w:jc w:val="center"/>
              <w:rPr>
                <w:rFonts w:ascii="Arial" w:hAnsi="Arial" w:cs="Arial"/>
                <w:sz w:val="20"/>
                <w:szCs w:val="20"/>
              </w:rPr>
            </w:pPr>
            <w:r>
              <w:rPr>
                <w:rFonts w:ascii="Arial" w:hAnsi="Arial" w:cs="Arial"/>
                <w:sz w:val="20"/>
                <w:szCs w:val="20"/>
              </w:rPr>
              <w:t>LG</w:t>
            </w:r>
          </w:p>
        </w:tc>
        <w:tc>
          <w:tcPr>
            <w:tcW w:w="1929" w:type="dxa"/>
          </w:tcPr>
          <w:p w14:paraId="3718465D" w14:textId="28494EC4" w:rsidR="00E40B81" w:rsidRDefault="00792824" w:rsidP="00D4082C">
            <w:pPr>
              <w:spacing w:before="0"/>
              <w:jc w:val="center"/>
              <w:rPr>
                <w:rFonts w:ascii="Arial" w:hAnsi="Arial" w:cs="Arial"/>
                <w:sz w:val="20"/>
                <w:szCs w:val="20"/>
              </w:rPr>
            </w:pPr>
            <w:r>
              <w:rPr>
                <w:rFonts w:ascii="Arial" w:hAnsi="Arial" w:cs="Arial"/>
                <w:sz w:val="20"/>
                <w:szCs w:val="20"/>
              </w:rPr>
              <w:t>LRG</w:t>
            </w:r>
          </w:p>
        </w:tc>
        <w:tc>
          <w:tcPr>
            <w:tcW w:w="1929" w:type="dxa"/>
          </w:tcPr>
          <w:p w14:paraId="325207A0" w14:textId="5E1C2887" w:rsidR="00E40B81" w:rsidRDefault="00792824" w:rsidP="00D4082C">
            <w:pPr>
              <w:spacing w:before="0"/>
              <w:jc w:val="center"/>
              <w:rPr>
                <w:rFonts w:ascii="Arial" w:hAnsi="Arial" w:cs="Arial"/>
                <w:sz w:val="20"/>
                <w:szCs w:val="20"/>
              </w:rPr>
            </w:pPr>
            <w:r>
              <w:rPr>
                <w:rFonts w:ascii="Arial" w:hAnsi="Arial" w:cs="Arial"/>
                <w:sz w:val="20"/>
                <w:szCs w:val="20"/>
              </w:rPr>
              <w:t>LG</w:t>
            </w:r>
          </w:p>
        </w:tc>
        <w:tc>
          <w:tcPr>
            <w:tcW w:w="3001" w:type="dxa"/>
          </w:tcPr>
          <w:p w14:paraId="40218606" w14:textId="696066BB" w:rsidR="00E40B81" w:rsidRDefault="00E40B81" w:rsidP="00E40B81">
            <w:pPr>
              <w:spacing w:before="0"/>
              <w:rPr>
                <w:rFonts w:ascii="Arial" w:hAnsi="Arial" w:cs="Arial"/>
                <w:sz w:val="20"/>
                <w:szCs w:val="20"/>
              </w:rPr>
            </w:pPr>
            <w:r>
              <w:rPr>
                <w:rFonts w:ascii="Arial" w:hAnsi="Arial" w:cs="Arial"/>
                <w:sz w:val="20"/>
                <w:szCs w:val="20"/>
              </w:rPr>
              <w:t>LENGTH</w:t>
            </w:r>
          </w:p>
        </w:tc>
      </w:tr>
      <w:tr w:rsidR="00E40B81" w14:paraId="28E321F0" w14:textId="77777777" w:rsidTr="00374966">
        <w:tc>
          <w:tcPr>
            <w:tcW w:w="1925" w:type="dxa"/>
          </w:tcPr>
          <w:p w14:paraId="0AB60B0E" w14:textId="4B0159BE" w:rsidR="00E40B81" w:rsidRDefault="00E40B81" w:rsidP="00D4082C">
            <w:pPr>
              <w:spacing w:before="0"/>
              <w:jc w:val="center"/>
              <w:rPr>
                <w:rFonts w:ascii="Arial" w:hAnsi="Arial" w:cs="Arial"/>
                <w:sz w:val="20"/>
                <w:szCs w:val="20"/>
              </w:rPr>
            </w:pPr>
            <w:r>
              <w:rPr>
                <w:rFonts w:ascii="Arial" w:hAnsi="Arial" w:cs="Arial"/>
                <w:sz w:val="20"/>
                <w:szCs w:val="20"/>
              </w:rPr>
              <w:t>THK</w:t>
            </w:r>
          </w:p>
        </w:tc>
        <w:tc>
          <w:tcPr>
            <w:tcW w:w="1929" w:type="dxa"/>
          </w:tcPr>
          <w:p w14:paraId="516DB518" w14:textId="398DFFC8" w:rsidR="00E40B81" w:rsidRDefault="00792824" w:rsidP="00D4082C">
            <w:pPr>
              <w:spacing w:before="0"/>
              <w:jc w:val="center"/>
              <w:rPr>
                <w:rFonts w:ascii="Arial" w:hAnsi="Arial" w:cs="Arial"/>
                <w:sz w:val="20"/>
                <w:szCs w:val="20"/>
              </w:rPr>
            </w:pPr>
            <w:r>
              <w:rPr>
                <w:rFonts w:ascii="Arial" w:hAnsi="Arial" w:cs="Arial"/>
                <w:sz w:val="20"/>
                <w:szCs w:val="20"/>
              </w:rPr>
              <w:t>ESP</w:t>
            </w:r>
          </w:p>
        </w:tc>
        <w:tc>
          <w:tcPr>
            <w:tcW w:w="1929" w:type="dxa"/>
          </w:tcPr>
          <w:p w14:paraId="36521F9D" w14:textId="465EC864" w:rsidR="00E40B81" w:rsidRDefault="00792824" w:rsidP="00D4082C">
            <w:pPr>
              <w:spacing w:before="0"/>
              <w:jc w:val="center"/>
              <w:rPr>
                <w:rFonts w:ascii="Arial" w:hAnsi="Arial" w:cs="Arial"/>
                <w:sz w:val="20"/>
                <w:szCs w:val="20"/>
              </w:rPr>
            </w:pPr>
            <w:r>
              <w:rPr>
                <w:rFonts w:ascii="Arial" w:hAnsi="Arial" w:cs="Arial"/>
                <w:sz w:val="20"/>
                <w:szCs w:val="20"/>
              </w:rPr>
              <w:t>EP</w:t>
            </w:r>
          </w:p>
        </w:tc>
        <w:tc>
          <w:tcPr>
            <w:tcW w:w="3001" w:type="dxa"/>
          </w:tcPr>
          <w:p w14:paraId="04D2DFDF" w14:textId="0FFB49FD" w:rsidR="00E40B81" w:rsidRDefault="00E40B81" w:rsidP="00E40B81">
            <w:pPr>
              <w:spacing w:before="0"/>
              <w:rPr>
                <w:rFonts w:ascii="Arial" w:hAnsi="Arial" w:cs="Arial"/>
                <w:sz w:val="20"/>
                <w:szCs w:val="20"/>
              </w:rPr>
            </w:pPr>
            <w:r>
              <w:rPr>
                <w:rFonts w:ascii="Arial" w:hAnsi="Arial" w:cs="Arial"/>
                <w:sz w:val="20"/>
                <w:szCs w:val="20"/>
              </w:rPr>
              <w:t>THICKNESS</w:t>
            </w:r>
          </w:p>
        </w:tc>
      </w:tr>
      <w:tr w:rsidR="00E40B81" w14:paraId="208B9DAC" w14:textId="77777777" w:rsidTr="00374966">
        <w:tc>
          <w:tcPr>
            <w:tcW w:w="1925" w:type="dxa"/>
          </w:tcPr>
          <w:p w14:paraId="4A3B14F3" w14:textId="2EE84CC8" w:rsidR="00E40B81" w:rsidRDefault="00E40B81" w:rsidP="00D4082C">
            <w:pPr>
              <w:spacing w:before="0"/>
              <w:jc w:val="center"/>
              <w:rPr>
                <w:rFonts w:ascii="Arial" w:hAnsi="Arial" w:cs="Arial"/>
                <w:sz w:val="20"/>
                <w:szCs w:val="20"/>
              </w:rPr>
            </w:pPr>
            <w:r>
              <w:rPr>
                <w:rFonts w:ascii="Arial" w:hAnsi="Arial" w:cs="Arial"/>
                <w:sz w:val="20"/>
                <w:szCs w:val="20"/>
              </w:rPr>
              <w:t>SQ</w:t>
            </w:r>
          </w:p>
        </w:tc>
        <w:tc>
          <w:tcPr>
            <w:tcW w:w="1929" w:type="dxa"/>
          </w:tcPr>
          <w:p w14:paraId="5C5B2922" w14:textId="324B7344" w:rsidR="00E40B81" w:rsidRDefault="00792824" w:rsidP="00D4082C">
            <w:pPr>
              <w:spacing w:before="0"/>
              <w:jc w:val="center"/>
              <w:rPr>
                <w:rFonts w:ascii="Arial" w:hAnsi="Arial" w:cs="Arial"/>
                <w:sz w:val="20"/>
                <w:szCs w:val="20"/>
              </w:rPr>
            </w:pPr>
            <w:r>
              <w:rPr>
                <w:rFonts w:ascii="Arial" w:hAnsi="Arial" w:cs="Arial"/>
                <w:sz w:val="20"/>
                <w:szCs w:val="20"/>
              </w:rPr>
              <w:t>CUAD</w:t>
            </w:r>
          </w:p>
        </w:tc>
        <w:tc>
          <w:tcPr>
            <w:tcW w:w="1929" w:type="dxa"/>
          </w:tcPr>
          <w:p w14:paraId="466455A6" w14:textId="1046D519" w:rsidR="00E40B81" w:rsidRDefault="00792824" w:rsidP="00D4082C">
            <w:pPr>
              <w:spacing w:before="0"/>
              <w:jc w:val="center"/>
              <w:rPr>
                <w:rFonts w:ascii="Arial" w:hAnsi="Arial" w:cs="Arial"/>
                <w:sz w:val="20"/>
                <w:szCs w:val="20"/>
              </w:rPr>
            </w:pPr>
            <w:r>
              <w:rPr>
                <w:rFonts w:ascii="Arial" w:hAnsi="Arial" w:cs="Arial"/>
                <w:sz w:val="20"/>
                <w:szCs w:val="20"/>
              </w:rPr>
              <w:t>CAR</w:t>
            </w:r>
          </w:p>
        </w:tc>
        <w:tc>
          <w:tcPr>
            <w:tcW w:w="3001" w:type="dxa"/>
          </w:tcPr>
          <w:p w14:paraId="579F97B3" w14:textId="0793A66D" w:rsidR="00E40B81" w:rsidRDefault="00E40B81" w:rsidP="00E40B81">
            <w:pPr>
              <w:spacing w:before="0"/>
              <w:rPr>
                <w:rFonts w:ascii="Arial" w:hAnsi="Arial" w:cs="Arial"/>
                <w:sz w:val="20"/>
                <w:szCs w:val="20"/>
              </w:rPr>
            </w:pPr>
            <w:r>
              <w:rPr>
                <w:rFonts w:ascii="Arial" w:hAnsi="Arial" w:cs="Arial"/>
                <w:sz w:val="20"/>
                <w:szCs w:val="20"/>
              </w:rPr>
              <w:t>SQUARE</w:t>
            </w:r>
          </w:p>
        </w:tc>
      </w:tr>
      <w:tr w:rsidR="00E40B81" w14:paraId="4AC8A13A" w14:textId="77777777" w:rsidTr="00374966">
        <w:tc>
          <w:tcPr>
            <w:tcW w:w="1925" w:type="dxa"/>
          </w:tcPr>
          <w:p w14:paraId="577D6DED" w14:textId="64A220C2" w:rsidR="00E40B81" w:rsidRDefault="00E40B81" w:rsidP="00D4082C">
            <w:pPr>
              <w:spacing w:before="0"/>
              <w:jc w:val="center"/>
              <w:rPr>
                <w:rFonts w:ascii="Arial" w:hAnsi="Arial" w:cs="Arial"/>
                <w:sz w:val="20"/>
                <w:szCs w:val="20"/>
              </w:rPr>
            </w:pPr>
            <w:r>
              <w:rPr>
                <w:rFonts w:ascii="Arial" w:hAnsi="Arial" w:cs="Arial"/>
                <w:sz w:val="20"/>
                <w:szCs w:val="20"/>
              </w:rPr>
              <w:t>WD</w:t>
            </w:r>
          </w:p>
        </w:tc>
        <w:tc>
          <w:tcPr>
            <w:tcW w:w="1929" w:type="dxa"/>
          </w:tcPr>
          <w:p w14:paraId="053D235E" w14:textId="7AFDDA67" w:rsidR="00E40B81" w:rsidRDefault="00792824" w:rsidP="00D4082C">
            <w:pPr>
              <w:spacing w:before="0"/>
              <w:jc w:val="center"/>
              <w:rPr>
                <w:rFonts w:ascii="Arial" w:hAnsi="Arial" w:cs="Arial"/>
                <w:sz w:val="20"/>
                <w:szCs w:val="20"/>
              </w:rPr>
            </w:pPr>
            <w:r>
              <w:rPr>
                <w:rFonts w:ascii="Arial" w:hAnsi="Arial" w:cs="Arial"/>
                <w:sz w:val="20"/>
                <w:szCs w:val="20"/>
              </w:rPr>
              <w:t>LRG</w:t>
            </w:r>
          </w:p>
        </w:tc>
        <w:tc>
          <w:tcPr>
            <w:tcW w:w="1929" w:type="dxa"/>
          </w:tcPr>
          <w:p w14:paraId="55D915DE" w14:textId="6226E68B" w:rsidR="00E40B81" w:rsidRDefault="00792824" w:rsidP="00D4082C">
            <w:pPr>
              <w:spacing w:before="0"/>
              <w:jc w:val="center"/>
              <w:rPr>
                <w:rFonts w:ascii="Arial" w:hAnsi="Arial" w:cs="Arial"/>
                <w:sz w:val="20"/>
                <w:szCs w:val="20"/>
              </w:rPr>
            </w:pPr>
            <w:r>
              <w:rPr>
                <w:rFonts w:ascii="Arial" w:hAnsi="Arial" w:cs="Arial"/>
                <w:sz w:val="20"/>
                <w:szCs w:val="20"/>
              </w:rPr>
              <w:t>LRG</w:t>
            </w:r>
          </w:p>
        </w:tc>
        <w:tc>
          <w:tcPr>
            <w:tcW w:w="3001" w:type="dxa"/>
          </w:tcPr>
          <w:p w14:paraId="01EF0CBF" w14:textId="1236A809" w:rsidR="00E40B81" w:rsidRDefault="00E40B81" w:rsidP="00E40B81">
            <w:pPr>
              <w:spacing w:before="0"/>
              <w:rPr>
                <w:rFonts w:ascii="Arial" w:hAnsi="Arial" w:cs="Arial"/>
                <w:sz w:val="20"/>
                <w:szCs w:val="20"/>
              </w:rPr>
            </w:pPr>
            <w:r>
              <w:rPr>
                <w:rFonts w:ascii="Arial" w:hAnsi="Arial" w:cs="Arial"/>
                <w:sz w:val="20"/>
                <w:szCs w:val="20"/>
              </w:rPr>
              <w:t>WIDTH</w:t>
            </w:r>
          </w:p>
        </w:tc>
      </w:tr>
    </w:tbl>
    <w:p w14:paraId="6AED932B" w14:textId="77777777" w:rsidR="00B64C56" w:rsidRDefault="00B64C56" w:rsidP="006550B2">
      <w:pPr>
        <w:spacing w:before="0" w:after="0"/>
        <w:rPr>
          <w:rFonts w:ascii="Arial" w:hAnsi="Arial" w:cs="Arial"/>
          <w:sz w:val="20"/>
          <w:szCs w:val="20"/>
        </w:rPr>
      </w:pPr>
    </w:p>
    <w:p w14:paraId="22EBE658" w14:textId="7424AB96" w:rsidR="002B0239" w:rsidRDefault="002B0239" w:rsidP="006550B2">
      <w:pPr>
        <w:spacing w:before="0" w:after="0"/>
        <w:rPr>
          <w:rFonts w:ascii="Arial" w:hAnsi="Arial" w:cs="Arial"/>
          <w:sz w:val="20"/>
          <w:szCs w:val="20"/>
        </w:rPr>
      </w:pPr>
      <w:r>
        <w:rPr>
          <w:rFonts w:ascii="Arial" w:hAnsi="Arial" w:cs="Arial"/>
          <w:sz w:val="20"/>
          <w:szCs w:val="20"/>
        </w:rPr>
        <w:t>Format examples: Note the sequence in which these dimensions have been captured.</w:t>
      </w:r>
    </w:p>
    <w:tbl>
      <w:tblPr>
        <w:tblW w:w="6096" w:type="dxa"/>
        <w:tblInd w:w="-5" w:type="dxa"/>
        <w:tblLook w:val="04A0" w:firstRow="1" w:lastRow="0" w:firstColumn="1" w:lastColumn="0" w:noHBand="0" w:noVBand="1"/>
      </w:tblPr>
      <w:tblGrid>
        <w:gridCol w:w="2410"/>
        <w:gridCol w:w="3686"/>
      </w:tblGrid>
      <w:tr w:rsidR="00816780" w:rsidRPr="00816780" w14:paraId="43B30B43" w14:textId="77777777" w:rsidTr="00816780">
        <w:trPr>
          <w:trHeight w:val="290"/>
        </w:trPr>
        <w:tc>
          <w:tcPr>
            <w:tcW w:w="241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0D6FEFF" w14:textId="4D0DE8EB" w:rsidR="00816780" w:rsidRPr="00816780" w:rsidRDefault="00816780" w:rsidP="00816780">
            <w:pPr>
              <w:spacing w:before="0" w:after="0" w:line="240" w:lineRule="auto"/>
              <w:jc w:val="center"/>
              <w:rPr>
                <w:rFonts w:ascii="Arial" w:eastAsia="Times New Roman" w:hAnsi="Arial" w:cs="Arial"/>
                <w:b/>
                <w:bCs/>
                <w:color w:val="000000"/>
                <w:sz w:val="20"/>
                <w:szCs w:val="20"/>
                <w:lang w:val="en-GB" w:eastAsia="en-GB"/>
              </w:rPr>
            </w:pPr>
            <w:r w:rsidRPr="00816780">
              <w:rPr>
                <w:rFonts w:ascii="Arial" w:eastAsia="Times New Roman" w:hAnsi="Arial" w:cs="Arial"/>
                <w:b/>
                <w:bCs/>
                <w:color w:val="000000"/>
                <w:sz w:val="20"/>
                <w:szCs w:val="20"/>
                <w:lang w:val="en-ZA" w:eastAsia="en-GB"/>
              </w:rPr>
              <w:t xml:space="preserve">DIMENSION </w:t>
            </w:r>
            <w:r>
              <w:rPr>
                <w:rFonts w:ascii="Arial" w:eastAsia="Times New Roman" w:hAnsi="Arial" w:cs="Arial"/>
                <w:b/>
                <w:bCs/>
                <w:color w:val="000000"/>
                <w:sz w:val="20"/>
                <w:szCs w:val="20"/>
                <w:lang w:val="en-ZA" w:eastAsia="en-GB"/>
              </w:rPr>
              <w:t xml:space="preserve">/ SIZE </w:t>
            </w:r>
            <w:r w:rsidRPr="00816780">
              <w:rPr>
                <w:rFonts w:ascii="Arial" w:eastAsia="Times New Roman" w:hAnsi="Arial" w:cs="Arial"/>
                <w:b/>
                <w:bCs/>
                <w:color w:val="000000"/>
                <w:sz w:val="20"/>
                <w:szCs w:val="20"/>
                <w:lang w:val="en-ZA" w:eastAsia="en-GB"/>
              </w:rPr>
              <w:t xml:space="preserve">FORMAT </w:t>
            </w:r>
          </w:p>
        </w:tc>
        <w:tc>
          <w:tcPr>
            <w:tcW w:w="3686" w:type="dxa"/>
            <w:tcBorders>
              <w:top w:val="single" w:sz="4" w:space="0" w:color="auto"/>
              <w:left w:val="nil"/>
              <w:bottom w:val="single" w:sz="4" w:space="0" w:color="auto"/>
              <w:right w:val="single" w:sz="4" w:space="0" w:color="auto"/>
            </w:tcBorders>
            <w:shd w:val="clear" w:color="000000" w:fill="FFFF00"/>
            <w:noWrap/>
            <w:vAlign w:val="center"/>
            <w:hideMark/>
          </w:tcPr>
          <w:p w14:paraId="63014B4F" w14:textId="77777777" w:rsidR="00816780" w:rsidRPr="00816780" w:rsidRDefault="00816780" w:rsidP="00816780">
            <w:pPr>
              <w:spacing w:before="0" w:after="0" w:line="240" w:lineRule="auto"/>
              <w:jc w:val="center"/>
              <w:rPr>
                <w:rFonts w:ascii="Arial" w:eastAsia="Times New Roman" w:hAnsi="Arial" w:cs="Arial"/>
                <w:b/>
                <w:bCs/>
                <w:color w:val="000000"/>
                <w:sz w:val="20"/>
                <w:szCs w:val="20"/>
                <w:lang w:val="en-GB" w:eastAsia="en-GB"/>
              </w:rPr>
            </w:pPr>
            <w:r w:rsidRPr="00816780">
              <w:rPr>
                <w:rFonts w:ascii="Arial" w:eastAsia="Times New Roman" w:hAnsi="Arial" w:cs="Arial"/>
                <w:b/>
                <w:bCs/>
                <w:color w:val="000000"/>
                <w:sz w:val="20"/>
                <w:szCs w:val="20"/>
                <w:lang w:val="en-ZA" w:eastAsia="en-GB"/>
              </w:rPr>
              <w:t>EXAMPLE</w:t>
            </w:r>
          </w:p>
        </w:tc>
      </w:tr>
      <w:tr w:rsidR="00816780" w:rsidRPr="00816780" w14:paraId="1ED9A452"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46C3E2F4"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DIA X HT X DP</w:t>
            </w:r>
          </w:p>
        </w:tc>
        <w:tc>
          <w:tcPr>
            <w:tcW w:w="3686" w:type="dxa"/>
            <w:tcBorders>
              <w:top w:val="nil"/>
              <w:left w:val="nil"/>
              <w:bottom w:val="single" w:sz="4" w:space="0" w:color="auto"/>
              <w:right w:val="single" w:sz="4" w:space="0" w:color="auto"/>
            </w:tcBorders>
            <w:shd w:val="clear" w:color="auto" w:fill="auto"/>
            <w:noWrap/>
            <w:vAlign w:val="bottom"/>
            <w:hideMark/>
          </w:tcPr>
          <w:p w14:paraId="63E68DC5"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DIA 25 X HT 15 X DP 50 MM</w:t>
            </w:r>
          </w:p>
        </w:tc>
      </w:tr>
      <w:tr w:rsidR="00816780" w:rsidRPr="00816780" w14:paraId="799C45DE"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1E81AAE5"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DIA X LG</w:t>
            </w:r>
          </w:p>
        </w:tc>
        <w:tc>
          <w:tcPr>
            <w:tcW w:w="3686" w:type="dxa"/>
            <w:tcBorders>
              <w:top w:val="nil"/>
              <w:left w:val="nil"/>
              <w:bottom w:val="single" w:sz="4" w:space="0" w:color="auto"/>
              <w:right w:val="single" w:sz="4" w:space="0" w:color="auto"/>
            </w:tcBorders>
            <w:shd w:val="clear" w:color="auto" w:fill="auto"/>
            <w:noWrap/>
            <w:vAlign w:val="bottom"/>
            <w:hideMark/>
          </w:tcPr>
          <w:p w14:paraId="6F85C325"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DIA 1/2 X LG 10 IN</w:t>
            </w:r>
          </w:p>
        </w:tc>
      </w:tr>
      <w:tr w:rsidR="00816780" w:rsidRPr="00816780" w14:paraId="691C0CCB"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7B315759"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DIA X LG X THK</w:t>
            </w:r>
          </w:p>
        </w:tc>
        <w:tc>
          <w:tcPr>
            <w:tcW w:w="3686" w:type="dxa"/>
            <w:tcBorders>
              <w:top w:val="nil"/>
              <w:left w:val="nil"/>
              <w:bottom w:val="single" w:sz="4" w:space="0" w:color="auto"/>
              <w:right w:val="single" w:sz="4" w:space="0" w:color="auto"/>
            </w:tcBorders>
            <w:shd w:val="clear" w:color="auto" w:fill="auto"/>
            <w:noWrap/>
            <w:vAlign w:val="bottom"/>
            <w:hideMark/>
          </w:tcPr>
          <w:p w14:paraId="2EF0DB5B"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DIA 50 X LG 200 X THK10 MM</w:t>
            </w:r>
          </w:p>
        </w:tc>
      </w:tr>
      <w:tr w:rsidR="00816780" w:rsidRPr="00816780" w14:paraId="0B2AE99B"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7423C6AC"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DIA X THK</w:t>
            </w:r>
          </w:p>
        </w:tc>
        <w:tc>
          <w:tcPr>
            <w:tcW w:w="3686" w:type="dxa"/>
            <w:tcBorders>
              <w:top w:val="nil"/>
              <w:left w:val="nil"/>
              <w:bottom w:val="single" w:sz="4" w:space="0" w:color="auto"/>
              <w:right w:val="single" w:sz="4" w:space="0" w:color="auto"/>
            </w:tcBorders>
            <w:shd w:val="clear" w:color="auto" w:fill="auto"/>
            <w:noWrap/>
            <w:vAlign w:val="bottom"/>
            <w:hideMark/>
          </w:tcPr>
          <w:p w14:paraId="1B89A926"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DIA 10 X THK 1/2 IN</w:t>
            </w:r>
          </w:p>
        </w:tc>
      </w:tr>
      <w:tr w:rsidR="00816780" w:rsidRPr="00816780" w14:paraId="77FE63C2"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085087C6"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ID X OD</w:t>
            </w:r>
          </w:p>
        </w:tc>
        <w:tc>
          <w:tcPr>
            <w:tcW w:w="3686" w:type="dxa"/>
            <w:tcBorders>
              <w:top w:val="nil"/>
              <w:left w:val="nil"/>
              <w:bottom w:val="single" w:sz="4" w:space="0" w:color="auto"/>
              <w:right w:val="single" w:sz="4" w:space="0" w:color="auto"/>
            </w:tcBorders>
            <w:shd w:val="clear" w:color="auto" w:fill="auto"/>
            <w:noWrap/>
            <w:vAlign w:val="bottom"/>
            <w:hideMark/>
          </w:tcPr>
          <w:p w14:paraId="14756DB5"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ID 3 X OD 4-3/4 IN</w:t>
            </w:r>
          </w:p>
        </w:tc>
      </w:tr>
      <w:tr w:rsidR="00816780" w:rsidRPr="00816780" w14:paraId="76A7E9C8"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754613B7"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ID X OD X LG</w:t>
            </w:r>
          </w:p>
        </w:tc>
        <w:tc>
          <w:tcPr>
            <w:tcW w:w="3686" w:type="dxa"/>
            <w:tcBorders>
              <w:top w:val="nil"/>
              <w:left w:val="nil"/>
              <w:bottom w:val="single" w:sz="4" w:space="0" w:color="auto"/>
              <w:right w:val="single" w:sz="4" w:space="0" w:color="auto"/>
            </w:tcBorders>
            <w:shd w:val="clear" w:color="auto" w:fill="auto"/>
            <w:noWrap/>
            <w:vAlign w:val="bottom"/>
            <w:hideMark/>
          </w:tcPr>
          <w:p w14:paraId="1C6F58A1"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ID 12-1/2 X OD 15 X LG 24 IN</w:t>
            </w:r>
          </w:p>
        </w:tc>
      </w:tr>
      <w:tr w:rsidR="00816780" w:rsidRPr="00816780" w14:paraId="1006E021"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22C0A0EF"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ID X OD X LG X THK</w:t>
            </w:r>
          </w:p>
        </w:tc>
        <w:tc>
          <w:tcPr>
            <w:tcW w:w="3686" w:type="dxa"/>
            <w:tcBorders>
              <w:top w:val="nil"/>
              <w:left w:val="nil"/>
              <w:bottom w:val="single" w:sz="4" w:space="0" w:color="auto"/>
              <w:right w:val="single" w:sz="4" w:space="0" w:color="auto"/>
            </w:tcBorders>
            <w:shd w:val="clear" w:color="auto" w:fill="auto"/>
            <w:noWrap/>
            <w:vAlign w:val="bottom"/>
            <w:hideMark/>
          </w:tcPr>
          <w:p w14:paraId="52EAAD4A"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ID 10 X OD 20 X LG 150 X THK 1.5 MM</w:t>
            </w:r>
          </w:p>
        </w:tc>
      </w:tr>
      <w:tr w:rsidR="00816780" w:rsidRPr="00816780" w14:paraId="3D8460D7"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72D10935"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ID X OD X THK</w:t>
            </w:r>
          </w:p>
        </w:tc>
        <w:tc>
          <w:tcPr>
            <w:tcW w:w="3686" w:type="dxa"/>
            <w:tcBorders>
              <w:top w:val="nil"/>
              <w:left w:val="nil"/>
              <w:bottom w:val="single" w:sz="4" w:space="0" w:color="auto"/>
              <w:right w:val="single" w:sz="4" w:space="0" w:color="auto"/>
            </w:tcBorders>
            <w:shd w:val="clear" w:color="auto" w:fill="auto"/>
            <w:noWrap/>
            <w:vAlign w:val="bottom"/>
            <w:hideMark/>
          </w:tcPr>
          <w:p w14:paraId="585B316F"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ID 3/4 X OD 1-1/8 X THK 1/4 IN</w:t>
            </w:r>
          </w:p>
        </w:tc>
      </w:tr>
      <w:tr w:rsidR="00816780" w:rsidRPr="00816780" w14:paraId="3ABC797F"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1A83F911"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DP</w:t>
            </w:r>
          </w:p>
        </w:tc>
        <w:tc>
          <w:tcPr>
            <w:tcW w:w="3686" w:type="dxa"/>
            <w:tcBorders>
              <w:top w:val="nil"/>
              <w:left w:val="nil"/>
              <w:bottom w:val="single" w:sz="4" w:space="0" w:color="auto"/>
              <w:right w:val="single" w:sz="4" w:space="0" w:color="auto"/>
            </w:tcBorders>
            <w:shd w:val="clear" w:color="auto" w:fill="auto"/>
            <w:noWrap/>
            <w:vAlign w:val="bottom"/>
            <w:hideMark/>
          </w:tcPr>
          <w:p w14:paraId="53F6B64D"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50 X DP 200 MM</w:t>
            </w:r>
          </w:p>
        </w:tc>
      </w:tr>
      <w:tr w:rsidR="00816780" w:rsidRPr="00816780" w14:paraId="119F7E4F"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6B8DC896"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DP X THK</w:t>
            </w:r>
          </w:p>
        </w:tc>
        <w:tc>
          <w:tcPr>
            <w:tcW w:w="3686" w:type="dxa"/>
            <w:tcBorders>
              <w:top w:val="nil"/>
              <w:left w:val="nil"/>
              <w:bottom w:val="single" w:sz="4" w:space="0" w:color="auto"/>
              <w:right w:val="single" w:sz="4" w:space="0" w:color="auto"/>
            </w:tcBorders>
            <w:shd w:val="clear" w:color="auto" w:fill="auto"/>
            <w:noWrap/>
            <w:vAlign w:val="bottom"/>
            <w:hideMark/>
          </w:tcPr>
          <w:p w14:paraId="39551F53"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50 X DP 25 X THK 2 MM</w:t>
            </w:r>
          </w:p>
        </w:tc>
      </w:tr>
      <w:tr w:rsidR="00816780" w:rsidRPr="00816780" w14:paraId="6B5E04D1"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2EBD574B"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LG</w:t>
            </w:r>
          </w:p>
        </w:tc>
        <w:tc>
          <w:tcPr>
            <w:tcW w:w="3686" w:type="dxa"/>
            <w:tcBorders>
              <w:top w:val="nil"/>
              <w:left w:val="nil"/>
              <w:bottom w:val="single" w:sz="4" w:space="0" w:color="auto"/>
              <w:right w:val="single" w:sz="4" w:space="0" w:color="auto"/>
            </w:tcBorders>
            <w:shd w:val="clear" w:color="auto" w:fill="auto"/>
            <w:noWrap/>
            <w:vAlign w:val="bottom"/>
            <w:hideMark/>
          </w:tcPr>
          <w:p w14:paraId="30CAB3BC"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12 X LG 20 IN</w:t>
            </w:r>
          </w:p>
        </w:tc>
      </w:tr>
      <w:tr w:rsidR="00816780" w:rsidRPr="00816780" w14:paraId="730BEEA5"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10EBB7BF"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HT</w:t>
            </w:r>
          </w:p>
        </w:tc>
        <w:tc>
          <w:tcPr>
            <w:tcW w:w="3686" w:type="dxa"/>
            <w:tcBorders>
              <w:top w:val="nil"/>
              <w:left w:val="nil"/>
              <w:bottom w:val="single" w:sz="4" w:space="0" w:color="auto"/>
              <w:right w:val="single" w:sz="4" w:space="0" w:color="auto"/>
            </w:tcBorders>
            <w:shd w:val="clear" w:color="auto" w:fill="auto"/>
            <w:noWrap/>
            <w:vAlign w:val="bottom"/>
            <w:hideMark/>
          </w:tcPr>
          <w:p w14:paraId="3DF4CA91"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3/4 X HT 4-5/16 IN</w:t>
            </w:r>
          </w:p>
        </w:tc>
      </w:tr>
      <w:tr w:rsidR="00816780" w:rsidRPr="00816780" w14:paraId="728226C1"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2BCF2535"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THK</w:t>
            </w:r>
          </w:p>
        </w:tc>
        <w:tc>
          <w:tcPr>
            <w:tcW w:w="3686" w:type="dxa"/>
            <w:tcBorders>
              <w:top w:val="nil"/>
              <w:left w:val="nil"/>
              <w:bottom w:val="single" w:sz="4" w:space="0" w:color="auto"/>
              <w:right w:val="single" w:sz="4" w:space="0" w:color="auto"/>
            </w:tcBorders>
            <w:shd w:val="clear" w:color="auto" w:fill="auto"/>
            <w:noWrap/>
            <w:vAlign w:val="bottom"/>
            <w:hideMark/>
          </w:tcPr>
          <w:p w14:paraId="44D32012"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65 X THK 45 MM</w:t>
            </w:r>
          </w:p>
        </w:tc>
      </w:tr>
      <w:tr w:rsidR="00816780" w:rsidRPr="00816780" w14:paraId="6DFE4228"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0615C09D"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WD X LG</w:t>
            </w:r>
          </w:p>
        </w:tc>
        <w:tc>
          <w:tcPr>
            <w:tcW w:w="3686" w:type="dxa"/>
            <w:tcBorders>
              <w:top w:val="nil"/>
              <w:left w:val="nil"/>
              <w:bottom w:val="single" w:sz="4" w:space="0" w:color="auto"/>
              <w:right w:val="single" w:sz="4" w:space="0" w:color="auto"/>
            </w:tcBorders>
            <w:shd w:val="clear" w:color="auto" w:fill="auto"/>
            <w:noWrap/>
            <w:vAlign w:val="bottom"/>
            <w:hideMark/>
          </w:tcPr>
          <w:p w14:paraId="0B8AFC50"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WD 1-1/2 X LG 2-3/4 M</w:t>
            </w:r>
          </w:p>
        </w:tc>
      </w:tr>
      <w:tr w:rsidR="00816780" w:rsidRPr="00816780" w14:paraId="708C995F"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4E3CE21B"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WD X LG X DP</w:t>
            </w:r>
          </w:p>
        </w:tc>
        <w:tc>
          <w:tcPr>
            <w:tcW w:w="3686" w:type="dxa"/>
            <w:tcBorders>
              <w:top w:val="nil"/>
              <w:left w:val="nil"/>
              <w:bottom w:val="single" w:sz="4" w:space="0" w:color="auto"/>
              <w:right w:val="single" w:sz="4" w:space="0" w:color="auto"/>
            </w:tcBorders>
            <w:shd w:val="clear" w:color="auto" w:fill="auto"/>
            <w:noWrap/>
            <w:vAlign w:val="bottom"/>
            <w:hideMark/>
          </w:tcPr>
          <w:p w14:paraId="10BAFD1A"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WD 250 X LG 800 X DP 50 MM</w:t>
            </w:r>
          </w:p>
        </w:tc>
      </w:tr>
      <w:tr w:rsidR="00816780" w:rsidRPr="00816780" w14:paraId="7C41148B"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5CE4C3ED"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WD X LG X HT</w:t>
            </w:r>
          </w:p>
        </w:tc>
        <w:tc>
          <w:tcPr>
            <w:tcW w:w="3686" w:type="dxa"/>
            <w:tcBorders>
              <w:top w:val="nil"/>
              <w:left w:val="nil"/>
              <w:bottom w:val="single" w:sz="4" w:space="0" w:color="auto"/>
              <w:right w:val="single" w:sz="4" w:space="0" w:color="auto"/>
            </w:tcBorders>
            <w:shd w:val="clear" w:color="auto" w:fill="auto"/>
            <w:noWrap/>
            <w:vAlign w:val="bottom"/>
            <w:hideMark/>
          </w:tcPr>
          <w:p w14:paraId="4F3D4306"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WD 3-1/2 X LG 12 X HT 2 IN</w:t>
            </w:r>
          </w:p>
        </w:tc>
      </w:tr>
      <w:tr w:rsidR="00816780" w:rsidRPr="00816780" w14:paraId="65BA1FE0"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67BE10C1"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WD X LG X THK</w:t>
            </w:r>
          </w:p>
        </w:tc>
        <w:tc>
          <w:tcPr>
            <w:tcW w:w="3686" w:type="dxa"/>
            <w:tcBorders>
              <w:top w:val="nil"/>
              <w:left w:val="nil"/>
              <w:bottom w:val="single" w:sz="4" w:space="0" w:color="auto"/>
              <w:right w:val="single" w:sz="4" w:space="0" w:color="auto"/>
            </w:tcBorders>
            <w:shd w:val="clear" w:color="auto" w:fill="auto"/>
            <w:noWrap/>
            <w:vAlign w:val="bottom"/>
            <w:hideMark/>
          </w:tcPr>
          <w:p w14:paraId="0195AA7D"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WD 35 X LG 1200 X THK 4 MM</w:t>
            </w:r>
          </w:p>
        </w:tc>
      </w:tr>
    </w:tbl>
    <w:p w14:paraId="47FBE972" w14:textId="77777777" w:rsidR="00816780" w:rsidRPr="00931A33" w:rsidRDefault="00816780" w:rsidP="006550B2">
      <w:pPr>
        <w:spacing w:before="0" w:after="0"/>
        <w:rPr>
          <w:rFonts w:ascii="Arial" w:hAnsi="Arial" w:cs="Arial"/>
          <w:sz w:val="20"/>
          <w:szCs w:val="20"/>
        </w:rPr>
      </w:pPr>
    </w:p>
    <w:p w14:paraId="3F0A493C" w14:textId="478703AD" w:rsidR="009F5795" w:rsidRPr="00931A33" w:rsidRDefault="009F5795" w:rsidP="00931A33">
      <w:pPr>
        <w:spacing w:before="0" w:after="0"/>
        <w:ind w:left="144"/>
        <w:rPr>
          <w:rFonts w:ascii="Arial" w:hAnsi="Arial" w:cs="Arial"/>
          <w:sz w:val="20"/>
          <w:szCs w:val="20"/>
          <w:lang w:val="en-GB"/>
        </w:rPr>
      </w:pPr>
    </w:p>
    <w:p w14:paraId="4D01C76A" w14:textId="696D8EF8" w:rsidR="002E67BC" w:rsidRPr="00931A33" w:rsidRDefault="002E67BC" w:rsidP="00337824">
      <w:pPr>
        <w:pStyle w:val="Heading3"/>
        <w:numPr>
          <w:ilvl w:val="0"/>
          <w:numId w:val="2"/>
        </w:numPr>
        <w:spacing w:before="0" w:line="240" w:lineRule="auto"/>
        <w:rPr>
          <w:rFonts w:ascii="Arial" w:hAnsi="Arial" w:cs="Arial"/>
          <w:sz w:val="20"/>
          <w:szCs w:val="20"/>
          <w:u w:val="single"/>
        </w:rPr>
      </w:pPr>
      <w:bookmarkStart w:id="815" w:name="_Toc7165117"/>
      <w:bookmarkStart w:id="816" w:name="_Toc7444984"/>
      <w:bookmarkStart w:id="817" w:name="_Toc7499691"/>
      <w:bookmarkStart w:id="818" w:name="_Toc7503155"/>
      <w:bookmarkStart w:id="819" w:name="_Toc7503790"/>
      <w:bookmarkStart w:id="820" w:name="_Toc7504425"/>
      <w:bookmarkStart w:id="821" w:name="_Toc7505060"/>
      <w:bookmarkStart w:id="822" w:name="_Toc7522074"/>
      <w:bookmarkStart w:id="823" w:name="_Toc7698817"/>
      <w:bookmarkStart w:id="824" w:name="_Toc7699478"/>
      <w:bookmarkStart w:id="825" w:name="_Toc7720546"/>
      <w:bookmarkStart w:id="826" w:name="_Toc8724805"/>
      <w:bookmarkStart w:id="827" w:name="_Toc8741258"/>
      <w:bookmarkStart w:id="828" w:name="_Toc10789419"/>
      <w:bookmarkStart w:id="829" w:name="_Toc11060266"/>
      <w:bookmarkStart w:id="830" w:name="_Toc11065094"/>
      <w:bookmarkStart w:id="831" w:name="_Toc11125670"/>
      <w:bookmarkStart w:id="832" w:name="_Toc11385121"/>
      <w:bookmarkStart w:id="833" w:name="_Toc11738972"/>
      <w:bookmarkStart w:id="834" w:name="_Toc14776195"/>
      <w:bookmarkStart w:id="835" w:name="_Toc14956545"/>
      <w:bookmarkStart w:id="836" w:name="_Toc15979368"/>
      <w:bookmarkStart w:id="837" w:name="_Toc81569830"/>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sidRPr="00931A33">
        <w:rPr>
          <w:rFonts w:ascii="Arial" w:hAnsi="Arial" w:cs="Arial"/>
          <w:sz w:val="20"/>
          <w:szCs w:val="20"/>
          <w:u w:val="single"/>
        </w:rPr>
        <w:t>UNIT OF MEASURES</w:t>
      </w:r>
      <w:r w:rsidR="008F3891" w:rsidRPr="00931A33">
        <w:rPr>
          <w:rFonts w:ascii="Arial" w:hAnsi="Arial" w:cs="Arial"/>
          <w:sz w:val="20"/>
          <w:szCs w:val="20"/>
          <w:u w:val="single"/>
        </w:rPr>
        <w:t>/NOTES</w:t>
      </w:r>
      <w:bookmarkEnd w:id="837"/>
    </w:p>
    <w:p w14:paraId="2B12B369" w14:textId="67E9B5E8" w:rsidR="0066331F" w:rsidRPr="00931A33" w:rsidRDefault="002B0239" w:rsidP="00D4082C">
      <w:pPr>
        <w:spacing w:before="0" w:after="0"/>
        <w:ind w:left="144"/>
        <w:rPr>
          <w:rFonts w:ascii="Arial" w:hAnsi="Arial" w:cs="Arial"/>
          <w:sz w:val="20"/>
          <w:szCs w:val="20"/>
        </w:rPr>
      </w:pPr>
      <w:r>
        <w:rPr>
          <w:rFonts w:ascii="Arial" w:hAnsi="Arial" w:cs="Arial"/>
          <w:sz w:val="20"/>
          <w:szCs w:val="20"/>
        </w:rPr>
        <w:t>(These are NOT BUOM, but rather value UOM's)</w:t>
      </w:r>
    </w:p>
    <w:p w14:paraId="3A821430" w14:textId="74368289" w:rsidR="00D36537" w:rsidRDefault="00D36537" w:rsidP="00495A22">
      <w:pPr>
        <w:pStyle w:val="TOC1"/>
      </w:pPr>
      <w:r w:rsidRPr="00E15122">
        <w:t>Container Type</w:t>
      </w:r>
    </w:p>
    <w:tbl>
      <w:tblPr>
        <w:tblW w:w="3686" w:type="dxa"/>
        <w:tblInd w:w="-5" w:type="dxa"/>
        <w:tblLook w:val="04A0" w:firstRow="1" w:lastRow="0" w:firstColumn="1" w:lastColumn="0" w:noHBand="0" w:noVBand="1"/>
      </w:tblPr>
      <w:tblGrid>
        <w:gridCol w:w="1880"/>
        <w:gridCol w:w="10"/>
        <w:gridCol w:w="1796"/>
      </w:tblGrid>
      <w:tr w:rsidR="00B93ACC" w:rsidRPr="00B93ACC" w14:paraId="50B91232" w14:textId="77777777" w:rsidTr="00D4082C">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013F35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1806" w:type="dxa"/>
            <w:gridSpan w:val="2"/>
            <w:tcBorders>
              <w:top w:val="single" w:sz="4" w:space="0" w:color="auto"/>
              <w:left w:val="nil"/>
              <w:bottom w:val="single" w:sz="4" w:space="0" w:color="auto"/>
              <w:right w:val="single" w:sz="4" w:space="0" w:color="auto"/>
            </w:tcBorders>
            <w:shd w:val="clear" w:color="000000" w:fill="FFF2CC"/>
            <w:noWrap/>
            <w:vAlign w:val="bottom"/>
            <w:hideMark/>
          </w:tcPr>
          <w:p w14:paraId="586C605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9E30D2" w:rsidRPr="00931A33" w14:paraId="757D4BD1" w14:textId="77777777" w:rsidTr="00D4082C">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7B34D65" w14:textId="7E71ECEB"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BG</w:t>
            </w:r>
          </w:p>
        </w:tc>
        <w:tc>
          <w:tcPr>
            <w:tcW w:w="1796" w:type="dxa"/>
            <w:tcBorders>
              <w:top w:val="nil"/>
              <w:left w:val="nil"/>
              <w:bottom w:val="single" w:sz="4" w:space="0" w:color="auto"/>
              <w:right w:val="single" w:sz="4" w:space="0" w:color="auto"/>
            </w:tcBorders>
            <w:shd w:val="clear" w:color="auto" w:fill="auto"/>
            <w:noWrap/>
            <w:vAlign w:val="center"/>
            <w:hideMark/>
          </w:tcPr>
          <w:p w14:paraId="04ACD53E"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Bag</w:t>
            </w:r>
          </w:p>
        </w:tc>
      </w:tr>
      <w:tr w:rsidR="009E30D2" w:rsidRPr="00931A33" w14:paraId="148DA270" w14:textId="77777777" w:rsidTr="00D4082C">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2D275C7" w14:textId="739AF31F"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BT</w:t>
            </w:r>
          </w:p>
        </w:tc>
        <w:tc>
          <w:tcPr>
            <w:tcW w:w="1796" w:type="dxa"/>
            <w:tcBorders>
              <w:top w:val="nil"/>
              <w:left w:val="nil"/>
              <w:bottom w:val="single" w:sz="4" w:space="0" w:color="auto"/>
              <w:right w:val="single" w:sz="4" w:space="0" w:color="auto"/>
            </w:tcBorders>
            <w:shd w:val="clear" w:color="auto" w:fill="auto"/>
            <w:noWrap/>
            <w:vAlign w:val="center"/>
            <w:hideMark/>
          </w:tcPr>
          <w:p w14:paraId="3EFD4004"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Bottle</w:t>
            </w:r>
          </w:p>
        </w:tc>
      </w:tr>
      <w:tr w:rsidR="009E30D2" w:rsidRPr="00931A33" w14:paraId="55C2D671" w14:textId="77777777" w:rsidTr="00D4082C">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89D5305" w14:textId="1A6DE0ED"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BX</w:t>
            </w:r>
          </w:p>
        </w:tc>
        <w:tc>
          <w:tcPr>
            <w:tcW w:w="1796" w:type="dxa"/>
            <w:tcBorders>
              <w:top w:val="nil"/>
              <w:left w:val="nil"/>
              <w:bottom w:val="single" w:sz="4" w:space="0" w:color="auto"/>
              <w:right w:val="single" w:sz="4" w:space="0" w:color="auto"/>
            </w:tcBorders>
            <w:shd w:val="clear" w:color="auto" w:fill="auto"/>
            <w:noWrap/>
            <w:vAlign w:val="center"/>
            <w:hideMark/>
          </w:tcPr>
          <w:p w14:paraId="6686A05C"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Box</w:t>
            </w:r>
          </w:p>
        </w:tc>
      </w:tr>
      <w:tr w:rsidR="009E30D2" w:rsidRPr="00931A33" w14:paraId="0C1097D2"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EA991E8" w14:textId="045AB6E6"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lastRenderedPageBreak/>
              <w:t>CS</w:t>
            </w:r>
          </w:p>
        </w:tc>
        <w:tc>
          <w:tcPr>
            <w:tcW w:w="1796" w:type="dxa"/>
            <w:tcBorders>
              <w:top w:val="nil"/>
              <w:left w:val="nil"/>
              <w:bottom w:val="single" w:sz="4" w:space="0" w:color="auto"/>
              <w:right w:val="single" w:sz="4" w:space="0" w:color="auto"/>
            </w:tcBorders>
            <w:shd w:val="clear" w:color="auto" w:fill="auto"/>
            <w:noWrap/>
            <w:vAlign w:val="center"/>
            <w:hideMark/>
          </w:tcPr>
          <w:p w14:paraId="3A4F377D"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Case</w:t>
            </w:r>
          </w:p>
        </w:tc>
      </w:tr>
      <w:tr w:rsidR="009E30D2" w:rsidRPr="00931A33" w14:paraId="350DB17B"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39D0BDB" w14:textId="27273E05"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CT</w:t>
            </w:r>
          </w:p>
        </w:tc>
        <w:tc>
          <w:tcPr>
            <w:tcW w:w="1796" w:type="dxa"/>
            <w:tcBorders>
              <w:top w:val="nil"/>
              <w:left w:val="nil"/>
              <w:bottom w:val="single" w:sz="4" w:space="0" w:color="auto"/>
              <w:right w:val="single" w:sz="4" w:space="0" w:color="auto"/>
            </w:tcBorders>
            <w:shd w:val="clear" w:color="auto" w:fill="auto"/>
            <w:noWrap/>
            <w:vAlign w:val="center"/>
            <w:hideMark/>
          </w:tcPr>
          <w:p w14:paraId="6ADCD614"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Carton</w:t>
            </w:r>
          </w:p>
        </w:tc>
      </w:tr>
      <w:tr w:rsidR="009E30D2" w:rsidRPr="00931A33" w14:paraId="43F3F864"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695E8B08" w14:textId="2782FC97"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DR</w:t>
            </w:r>
          </w:p>
        </w:tc>
        <w:tc>
          <w:tcPr>
            <w:tcW w:w="1796" w:type="dxa"/>
            <w:tcBorders>
              <w:top w:val="nil"/>
              <w:left w:val="nil"/>
              <w:bottom w:val="single" w:sz="4" w:space="0" w:color="auto"/>
              <w:right w:val="single" w:sz="4" w:space="0" w:color="auto"/>
            </w:tcBorders>
            <w:shd w:val="clear" w:color="auto" w:fill="auto"/>
            <w:vAlign w:val="center"/>
            <w:hideMark/>
          </w:tcPr>
          <w:p w14:paraId="6B089974"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Drum</w:t>
            </w:r>
          </w:p>
        </w:tc>
      </w:tr>
      <w:tr w:rsidR="009E30D2" w:rsidRPr="00931A33" w14:paraId="5D289D0C"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18CFAE9" w14:textId="6720FE3A"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DZ</w:t>
            </w:r>
          </w:p>
        </w:tc>
        <w:tc>
          <w:tcPr>
            <w:tcW w:w="1796" w:type="dxa"/>
            <w:tcBorders>
              <w:top w:val="nil"/>
              <w:left w:val="nil"/>
              <w:bottom w:val="single" w:sz="4" w:space="0" w:color="auto"/>
              <w:right w:val="single" w:sz="4" w:space="0" w:color="auto"/>
            </w:tcBorders>
            <w:shd w:val="clear" w:color="auto" w:fill="auto"/>
            <w:noWrap/>
            <w:vAlign w:val="center"/>
            <w:hideMark/>
          </w:tcPr>
          <w:p w14:paraId="1882634F"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Dozen</w:t>
            </w:r>
          </w:p>
        </w:tc>
      </w:tr>
      <w:tr w:rsidR="009E30D2" w:rsidRPr="00931A33" w14:paraId="4B158330"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A1DC869" w14:textId="77C5DAF2"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EA</w:t>
            </w:r>
          </w:p>
        </w:tc>
        <w:tc>
          <w:tcPr>
            <w:tcW w:w="1796" w:type="dxa"/>
            <w:tcBorders>
              <w:top w:val="nil"/>
              <w:left w:val="nil"/>
              <w:bottom w:val="single" w:sz="4" w:space="0" w:color="auto"/>
              <w:right w:val="single" w:sz="4" w:space="0" w:color="auto"/>
            </w:tcBorders>
            <w:shd w:val="clear" w:color="auto" w:fill="auto"/>
            <w:noWrap/>
            <w:vAlign w:val="center"/>
            <w:hideMark/>
          </w:tcPr>
          <w:p w14:paraId="639E4DA4"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Each</w:t>
            </w:r>
          </w:p>
        </w:tc>
      </w:tr>
      <w:tr w:rsidR="009E30D2" w:rsidRPr="00931A33" w14:paraId="6645218D"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356B6E3" w14:textId="7C6D7AFC"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GR</w:t>
            </w:r>
          </w:p>
        </w:tc>
        <w:tc>
          <w:tcPr>
            <w:tcW w:w="1796" w:type="dxa"/>
            <w:tcBorders>
              <w:top w:val="nil"/>
              <w:left w:val="nil"/>
              <w:bottom w:val="single" w:sz="4" w:space="0" w:color="auto"/>
              <w:right w:val="single" w:sz="4" w:space="0" w:color="auto"/>
            </w:tcBorders>
            <w:shd w:val="clear" w:color="auto" w:fill="auto"/>
            <w:noWrap/>
            <w:vAlign w:val="center"/>
            <w:hideMark/>
          </w:tcPr>
          <w:p w14:paraId="00B2CBE8"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Gross</w:t>
            </w:r>
          </w:p>
        </w:tc>
      </w:tr>
      <w:tr w:rsidR="009E30D2" w:rsidRPr="00931A33" w14:paraId="7E900037"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52506C1" w14:textId="0F14062B"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JR</w:t>
            </w:r>
          </w:p>
        </w:tc>
        <w:tc>
          <w:tcPr>
            <w:tcW w:w="1796" w:type="dxa"/>
            <w:tcBorders>
              <w:top w:val="nil"/>
              <w:left w:val="nil"/>
              <w:bottom w:val="single" w:sz="4" w:space="0" w:color="auto"/>
              <w:right w:val="single" w:sz="4" w:space="0" w:color="auto"/>
            </w:tcBorders>
            <w:shd w:val="clear" w:color="auto" w:fill="auto"/>
            <w:noWrap/>
            <w:vAlign w:val="center"/>
            <w:hideMark/>
          </w:tcPr>
          <w:p w14:paraId="7880C199"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Jar</w:t>
            </w:r>
          </w:p>
        </w:tc>
      </w:tr>
      <w:tr w:rsidR="009E30D2" w:rsidRPr="00931A33" w14:paraId="329D00AA"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5654513" w14:textId="0E3D5366"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PD</w:t>
            </w:r>
          </w:p>
        </w:tc>
        <w:tc>
          <w:tcPr>
            <w:tcW w:w="1796" w:type="dxa"/>
            <w:tcBorders>
              <w:top w:val="nil"/>
              <w:left w:val="nil"/>
              <w:bottom w:val="single" w:sz="4" w:space="0" w:color="auto"/>
              <w:right w:val="single" w:sz="4" w:space="0" w:color="auto"/>
            </w:tcBorders>
            <w:shd w:val="clear" w:color="auto" w:fill="auto"/>
            <w:noWrap/>
            <w:vAlign w:val="center"/>
            <w:hideMark/>
          </w:tcPr>
          <w:p w14:paraId="4917D6EC"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Pad</w:t>
            </w:r>
          </w:p>
        </w:tc>
      </w:tr>
      <w:tr w:rsidR="009E30D2" w:rsidRPr="00931A33" w14:paraId="27603D7C"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C2F46EF" w14:textId="61B5373C"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PK</w:t>
            </w:r>
          </w:p>
        </w:tc>
        <w:tc>
          <w:tcPr>
            <w:tcW w:w="1796" w:type="dxa"/>
            <w:tcBorders>
              <w:top w:val="nil"/>
              <w:left w:val="nil"/>
              <w:bottom w:val="single" w:sz="4" w:space="0" w:color="auto"/>
              <w:right w:val="single" w:sz="4" w:space="0" w:color="auto"/>
            </w:tcBorders>
            <w:shd w:val="clear" w:color="auto" w:fill="auto"/>
            <w:noWrap/>
            <w:vAlign w:val="center"/>
            <w:hideMark/>
          </w:tcPr>
          <w:p w14:paraId="4CC11C1C"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Pack</w:t>
            </w:r>
          </w:p>
        </w:tc>
      </w:tr>
      <w:tr w:rsidR="009E30D2" w:rsidRPr="00931A33" w14:paraId="060C8A77"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2237352" w14:textId="0014E812"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PL</w:t>
            </w:r>
          </w:p>
        </w:tc>
        <w:tc>
          <w:tcPr>
            <w:tcW w:w="1796" w:type="dxa"/>
            <w:tcBorders>
              <w:top w:val="nil"/>
              <w:left w:val="nil"/>
              <w:bottom w:val="single" w:sz="4" w:space="0" w:color="auto"/>
              <w:right w:val="single" w:sz="4" w:space="0" w:color="auto"/>
            </w:tcBorders>
            <w:shd w:val="clear" w:color="auto" w:fill="auto"/>
            <w:noWrap/>
            <w:vAlign w:val="center"/>
            <w:hideMark/>
          </w:tcPr>
          <w:p w14:paraId="150BF040"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Pallet</w:t>
            </w:r>
          </w:p>
        </w:tc>
      </w:tr>
      <w:tr w:rsidR="009E30D2" w:rsidRPr="00931A33" w14:paraId="4834BBD0"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A28A816" w14:textId="4EF79296"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PR</w:t>
            </w:r>
          </w:p>
        </w:tc>
        <w:tc>
          <w:tcPr>
            <w:tcW w:w="1796" w:type="dxa"/>
            <w:tcBorders>
              <w:top w:val="nil"/>
              <w:left w:val="nil"/>
              <w:bottom w:val="single" w:sz="4" w:space="0" w:color="auto"/>
              <w:right w:val="single" w:sz="4" w:space="0" w:color="auto"/>
            </w:tcBorders>
            <w:shd w:val="clear" w:color="auto" w:fill="auto"/>
            <w:noWrap/>
            <w:vAlign w:val="center"/>
            <w:hideMark/>
          </w:tcPr>
          <w:p w14:paraId="74C517F3"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Pair</w:t>
            </w:r>
          </w:p>
        </w:tc>
      </w:tr>
      <w:tr w:rsidR="009E30D2" w:rsidRPr="00931A33" w14:paraId="34F698A1"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A160231" w14:textId="0ABF586A"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TB</w:t>
            </w:r>
          </w:p>
        </w:tc>
        <w:tc>
          <w:tcPr>
            <w:tcW w:w="1796" w:type="dxa"/>
            <w:tcBorders>
              <w:top w:val="nil"/>
              <w:left w:val="nil"/>
              <w:bottom w:val="single" w:sz="4" w:space="0" w:color="auto"/>
              <w:right w:val="single" w:sz="4" w:space="0" w:color="auto"/>
            </w:tcBorders>
            <w:shd w:val="clear" w:color="auto" w:fill="auto"/>
            <w:noWrap/>
            <w:vAlign w:val="center"/>
            <w:hideMark/>
          </w:tcPr>
          <w:p w14:paraId="295ECD4C"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Tube</w:t>
            </w:r>
          </w:p>
        </w:tc>
      </w:tr>
    </w:tbl>
    <w:p w14:paraId="797D7448" w14:textId="77777777" w:rsidR="004A0DA0" w:rsidRDefault="004A0DA0" w:rsidP="004A0DA0">
      <w:pPr>
        <w:spacing w:before="0"/>
        <w:rPr>
          <w:rFonts w:ascii="Arial" w:hAnsi="Arial" w:cs="Arial"/>
          <w:b/>
          <w:sz w:val="20"/>
          <w:szCs w:val="20"/>
        </w:rPr>
      </w:pPr>
    </w:p>
    <w:p w14:paraId="211D48D8" w14:textId="6CEA7453" w:rsidR="003511C2" w:rsidRDefault="003511C2" w:rsidP="004A0DA0">
      <w:pPr>
        <w:spacing w:before="0"/>
        <w:rPr>
          <w:rFonts w:ascii="Arial" w:hAnsi="Arial" w:cs="Arial"/>
          <w:b/>
          <w:sz w:val="20"/>
          <w:szCs w:val="20"/>
        </w:rPr>
      </w:pPr>
      <w:r w:rsidRPr="00495A22">
        <w:rPr>
          <w:rFonts w:ascii="Arial" w:hAnsi="Arial" w:cs="Arial"/>
          <w:b/>
          <w:sz w:val="20"/>
          <w:szCs w:val="20"/>
        </w:rPr>
        <w:t>Digital</w:t>
      </w:r>
    </w:p>
    <w:tbl>
      <w:tblPr>
        <w:tblW w:w="6000" w:type="dxa"/>
        <w:tblInd w:w="-5" w:type="dxa"/>
        <w:tblLook w:val="04A0" w:firstRow="1" w:lastRow="0" w:firstColumn="1" w:lastColumn="0" w:noHBand="0" w:noVBand="1"/>
      </w:tblPr>
      <w:tblGrid>
        <w:gridCol w:w="1880"/>
        <w:gridCol w:w="4120"/>
      </w:tblGrid>
      <w:tr w:rsidR="00B93ACC" w:rsidRPr="00B93ACC" w14:paraId="4C121068" w14:textId="77777777" w:rsidTr="00B93ACC">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36BC86C" w14:textId="77777777" w:rsidR="00B93ACC" w:rsidRPr="00B93ACC" w:rsidRDefault="00B93ACC"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4120" w:type="dxa"/>
            <w:tcBorders>
              <w:top w:val="single" w:sz="4" w:space="0" w:color="auto"/>
              <w:left w:val="nil"/>
              <w:bottom w:val="single" w:sz="4" w:space="0" w:color="auto"/>
              <w:right w:val="single" w:sz="4" w:space="0" w:color="auto"/>
            </w:tcBorders>
            <w:shd w:val="clear" w:color="000000" w:fill="FFF2CC"/>
            <w:noWrap/>
            <w:vAlign w:val="bottom"/>
            <w:hideMark/>
          </w:tcPr>
          <w:p w14:paraId="28F4A2B0" w14:textId="77777777" w:rsidR="00B93ACC" w:rsidRPr="00B93ACC" w:rsidRDefault="00B93ACC"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2564A" w:rsidRPr="00534686" w14:paraId="2178A272" w14:textId="77777777" w:rsidTr="00B93ACC">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06BBE" w14:textId="69AF9EC4" w:rsidR="003511C2"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GB</w:t>
            </w:r>
          </w:p>
        </w:tc>
        <w:tc>
          <w:tcPr>
            <w:tcW w:w="4120" w:type="dxa"/>
            <w:tcBorders>
              <w:top w:val="single" w:sz="4" w:space="0" w:color="auto"/>
              <w:left w:val="nil"/>
              <w:bottom w:val="single" w:sz="4" w:space="0" w:color="auto"/>
              <w:right w:val="single" w:sz="4" w:space="0" w:color="auto"/>
            </w:tcBorders>
            <w:shd w:val="clear" w:color="auto" w:fill="auto"/>
            <w:vAlign w:val="center"/>
            <w:hideMark/>
          </w:tcPr>
          <w:p w14:paraId="54D2439C" w14:textId="77777777" w:rsidR="003511C2" w:rsidRPr="00534686" w:rsidRDefault="003511C2"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Gigabyte</w:t>
            </w:r>
          </w:p>
        </w:tc>
      </w:tr>
      <w:tr w:rsidR="00EF581F" w:rsidRPr="00534686" w14:paraId="09260A18" w14:textId="77777777" w:rsidTr="00B93AC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tcPr>
          <w:p w14:paraId="2941982C" w14:textId="116AB141" w:rsidR="00EF581F" w:rsidRPr="00534686" w:rsidRDefault="002B0239" w:rsidP="00BA1240">
            <w:pPr>
              <w:spacing w:before="0" w:after="0" w:line="240" w:lineRule="auto"/>
              <w:ind w:left="144"/>
              <w:jc w:val="center"/>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KB</w:t>
            </w:r>
          </w:p>
        </w:tc>
        <w:tc>
          <w:tcPr>
            <w:tcW w:w="4120" w:type="dxa"/>
            <w:tcBorders>
              <w:top w:val="nil"/>
              <w:left w:val="nil"/>
              <w:bottom w:val="single" w:sz="4" w:space="0" w:color="auto"/>
              <w:right w:val="single" w:sz="4" w:space="0" w:color="auto"/>
            </w:tcBorders>
            <w:shd w:val="clear" w:color="auto" w:fill="auto"/>
            <w:vAlign w:val="center"/>
          </w:tcPr>
          <w:p w14:paraId="54778B40" w14:textId="1255BDCB" w:rsidR="00EF581F" w:rsidRPr="00534686" w:rsidRDefault="00EF581F" w:rsidP="00534686">
            <w:pPr>
              <w:spacing w:before="0" w:after="0" w:line="240" w:lineRule="auto"/>
              <w:ind w:left="144"/>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Kilobyte</w:t>
            </w:r>
          </w:p>
        </w:tc>
      </w:tr>
      <w:tr w:rsidR="0022564A" w:rsidRPr="00534686" w14:paraId="2B8E38FC" w14:textId="77777777" w:rsidTr="00B93AC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BFCC309" w14:textId="451EBB3E" w:rsidR="003511C2"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MB</w:t>
            </w:r>
          </w:p>
        </w:tc>
        <w:tc>
          <w:tcPr>
            <w:tcW w:w="4120" w:type="dxa"/>
            <w:tcBorders>
              <w:top w:val="nil"/>
              <w:left w:val="nil"/>
              <w:bottom w:val="single" w:sz="4" w:space="0" w:color="auto"/>
              <w:right w:val="single" w:sz="4" w:space="0" w:color="auto"/>
            </w:tcBorders>
            <w:shd w:val="clear" w:color="auto" w:fill="auto"/>
            <w:vAlign w:val="center"/>
            <w:hideMark/>
          </w:tcPr>
          <w:p w14:paraId="1AD2FF06" w14:textId="77777777" w:rsidR="003511C2" w:rsidRPr="00534686" w:rsidRDefault="003511C2"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Megabyte</w:t>
            </w:r>
          </w:p>
        </w:tc>
      </w:tr>
      <w:tr w:rsidR="0022564A" w:rsidRPr="00534686" w14:paraId="0C3450F3" w14:textId="77777777" w:rsidTr="00B93AC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A2CF10B" w14:textId="47020EF1" w:rsidR="003511C2"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TB</w:t>
            </w:r>
          </w:p>
        </w:tc>
        <w:tc>
          <w:tcPr>
            <w:tcW w:w="4120" w:type="dxa"/>
            <w:tcBorders>
              <w:top w:val="nil"/>
              <w:left w:val="nil"/>
              <w:bottom w:val="single" w:sz="4" w:space="0" w:color="auto"/>
              <w:right w:val="single" w:sz="4" w:space="0" w:color="auto"/>
            </w:tcBorders>
            <w:shd w:val="clear" w:color="auto" w:fill="auto"/>
            <w:vAlign w:val="center"/>
            <w:hideMark/>
          </w:tcPr>
          <w:p w14:paraId="7927F022" w14:textId="52011B9F" w:rsidR="003511C2" w:rsidRPr="00534686" w:rsidRDefault="00CC0CDC"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Terabyte</w:t>
            </w:r>
          </w:p>
        </w:tc>
      </w:tr>
    </w:tbl>
    <w:p w14:paraId="1F308E5E" w14:textId="3EF50E8D" w:rsidR="00B93ACC" w:rsidRDefault="00B93ACC">
      <w:pPr>
        <w:spacing w:before="0" w:after="0"/>
        <w:ind w:left="144"/>
        <w:rPr>
          <w:rFonts w:ascii="Arial" w:hAnsi="Arial" w:cs="Arial"/>
          <w:b/>
          <w:sz w:val="20"/>
          <w:szCs w:val="20"/>
        </w:rPr>
      </w:pPr>
    </w:p>
    <w:p w14:paraId="28369678" w14:textId="0F8D7BA1" w:rsidR="009E30D2" w:rsidRPr="00534686" w:rsidRDefault="009E30D2" w:rsidP="00495A22">
      <w:pPr>
        <w:spacing w:before="0" w:after="0"/>
        <w:ind w:left="144"/>
        <w:rPr>
          <w:rFonts w:ascii="Arial" w:hAnsi="Arial" w:cs="Arial"/>
          <w:b/>
          <w:sz w:val="20"/>
          <w:szCs w:val="20"/>
        </w:rPr>
      </w:pPr>
    </w:p>
    <w:p w14:paraId="3DE57FF8" w14:textId="3500B4B8" w:rsidR="003511C2" w:rsidRPr="00534686" w:rsidRDefault="003511C2" w:rsidP="00346802">
      <w:pPr>
        <w:pStyle w:val="ListParagraph"/>
        <w:numPr>
          <w:ilvl w:val="0"/>
          <w:numId w:val="4"/>
        </w:numPr>
        <w:spacing w:before="0" w:after="0"/>
        <w:ind w:left="144"/>
        <w:rPr>
          <w:rFonts w:ascii="Arial" w:hAnsi="Arial" w:cs="Arial"/>
          <w:b/>
          <w:sz w:val="20"/>
          <w:szCs w:val="20"/>
        </w:rPr>
      </w:pPr>
      <w:r w:rsidRPr="00534686">
        <w:rPr>
          <w:rFonts w:ascii="Arial" w:hAnsi="Arial" w:cs="Arial"/>
          <w:b/>
          <w:sz w:val="20"/>
          <w:szCs w:val="20"/>
        </w:rPr>
        <w:t>Electrical Units</w:t>
      </w:r>
      <w:r w:rsidR="005E6A40">
        <w:rPr>
          <w:rFonts w:ascii="Arial" w:hAnsi="Arial" w:cs="Arial"/>
          <w:b/>
          <w:sz w:val="20"/>
          <w:szCs w:val="20"/>
        </w:rPr>
        <w:t>/Ratings</w:t>
      </w:r>
    </w:p>
    <w:p w14:paraId="286B2EF4" w14:textId="77EA0257" w:rsidR="003511C2" w:rsidRPr="00534686" w:rsidRDefault="003511C2" w:rsidP="00495A22">
      <w:pPr>
        <w:pStyle w:val="BodyText"/>
        <w:spacing w:before="0" w:after="0"/>
        <w:jc w:val="both"/>
        <w:rPr>
          <w:rFonts w:ascii="Arial" w:hAnsi="Arial" w:cs="Arial"/>
          <w:b w:val="0"/>
          <w:snapToGrid w:val="0"/>
          <w:sz w:val="20"/>
          <w:szCs w:val="20"/>
          <w:lang w:val="en-US"/>
        </w:rPr>
      </w:pPr>
      <w:r w:rsidRPr="00534686">
        <w:rPr>
          <w:rFonts w:ascii="Arial" w:hAnsi="Arial" w:cs="Arial"/>
          <w:b w:val="0"/>
          <w:snapToGrid w:val="0"/>
          <w:sz w:val="20"/>
          <w:szCs w:val="20"/>
          <w:lang w:val="en-US"/>
        </w:rPr>
        <w:t xml:space="preserve">When capturing electrical values the </w:t>
      </w:r>
      <w:r w:rsidR="00BA1240">
        <w:rPr>
          <w:rFonts w:ascii="Arial" w:hAnsi="Arial" w:cs="Arial"/>
          <w:b w:val="0"/>
          <w:snapToGrid w:val="0"/>
          <w:sz w:val="20"/>
          <w:szCs w:val="20"/>
          <w:lang w:val="en-US"/>
        </w:rPr>
        <w:t>g</w:t>
      </w:r>
      <w:r w:rsidRPr="00534686">
        <w:rPr>
          <w:rFonts w:ascii="Arial" w:hAnsi="Arial" w:cs="Arial"/>
          <w:b w:val="0"/>
          <w:snapToGrid w:val="0"/>
          <w:sz w:val="20"/>
          <w:szCs w:val="20"/>
          <w:lang w:val="en-US"/>
        </w:rPr>
        <w:t xml:space="preserve">eneral order is as follows.  </w:t>
      </w:r>
      <w:r w:rsidR="002B0239">
        <w:rPr>
          <w:rFonts w:ascii="Arial" w:hAnsi="Arial" w:cs="Arial"/>
          <w:b w:val="0"/>
          <w:snapToGrid w:val="0"/>
          <w:sz w:val="20"/>
          <w:szCs w:val="20"/>
          <w:lang w:val="en-US"/>
        </w:rPr>
        <w:t>(</w:t>
      </w:r>
      <w:r w:rsidRPr="00534686">
        <w:rPr>
          <w:rFonts w:ascii="Arial" w:hAnsi="Arial" w:cs="Arial"/>
          <w:b w:val="0"/>
          <w:snapToGrid w:val="0"/>
          <w:sz w:val="20"/>
          <w:szCs w:val="20"/>
          <w:lang w:val="en-US"/>
        </w:rPr>
        <w:t xml:space="preserve">This is used when there is no Value field to be able to capture values per </w:t>
      </w:r>
      <w:r w:rsidR="002B0239">
        <w:rPr>
          <w:rFonts w:ascii="Arial" w:hAnsi="Arial" w:cs="Arial"/>
          <w:b w:val="0"/>
          <w:snapToGrid w:val="0"/>
          <w:sz w:val="20"/>
          <w:szCs w:val="20"/>
          <w:lang w:val="en-US"/>
        </w:rPr>
        <w:t>characteristic)</w:t>
      </w:r>
      <w:r w:rsidRPr="00534686">
        <w:rPr>
          <w:rFonts w:ascii="Arial" w:hAnsi="Arial" w:cs="Arial"/>
          <w:b w:val="0"/>
          <w:snapToGrid w:val="0"/>
          <w:sz w:val="20"/>
          <w:szCs w:val="20"/>
          <w:lang w:val="en-US"/>
        </w:rPr>
        <w:t>.</w:t>
      </w:r>
    </w:p>
    <w:p w14:paraId="7D4D941A" w14:textId="4FDA201F" w:rsidR="00B4733B" w:rsidRDefault="00B4733B" w:rsidP="006550B2">
      <w:pPr>
        <w:pStyle w:val="BodyText"/>
        <w:spacing w:before="0" w:after="0"/>
        <w:jc w:val="both"/>
        <w:rPr>
          <w:rFonts w:ascii="Arial" w:hAnsi="Arial" w:cs="Arial"/>
          <w:b w:val="0"/>
          <w:snapToGrid w:val="0"/>
          <w:sz w:val="20"/>
          <w:szCs w:val="20"/>
          <w:lang w:val="en-US"/>
        </w:rPr>
      </w:pPr>
    </w:p>
    <w:p w14:paraId="47A48915" w14:textId="77777777" w:rsidR="002B0239" w:rsidRDefault="00BA1240" w:rsidP="006550B2">
      <w:pPr>
        <w:pStyle w:val="BodyText"/>
        <w:spacing w:before="0" w:after="0"/>
        <w:jc w:val="both"/>
        <w:rPr>
          <w:rFonts w:ascii="Arial" w:hAnsi="Arial" w:cs="Arial"/>
          <w:b w:val="0"/>
          <w:snapToGrid w:val="0"/>
          <w:sz w:val="20"/>
          <w:szCs w:val="20"/>
          <w:lang w:val="en-US"/>
        </w:rPr>
      </w:pPr>
      <w:r>
        <w:rPr>
          <w:rFonts w:ascii="Arial" w:hAnsi="Arial" w:cs="Arial"/>
          <w:b w:val="0"/>
          <w:snapToGrid w:val="0"/>
          <w:sz w:val="20"/>
          <w:szCs w:val="20"/>
          <w:lang w:val="en-US"/>
        </w:rPr>
        <w:t>If you have 2 different v</w:t>
      </w:r>
      <w:r w:rsidR="005E6A40">
        <w:rPr>
          <w:rFonts w:ascii="Arial" w:hAnsi="Arial" w:cs="Arial"/>
          <w:b w:val="0"/>
          <w:snapToGrid w:val="0"/>
          <w:sz w:val="20"/>
          <w:szCs w:val="20"/>
          <w:lang w:val="en-US"/>
        </w:rPr>
        <w:t>alues for the same type of Voltage/Amp etc</w:t>
      </w:r>
      <w:r w:rsidR="002B0239">
        <w:rPr>
          <w:rFonts w:ascii="Arial" w:hAnsi="Arial" w:cs="Arial"/>
          <w:b w:val="0"/>
          <w:snapToGrid w:val="0"/>
          <w:sz w:val="20"/>
          <w:szCs w:val="20"/>
          <w:lang w:val="en-US"/>
        </w:rPr>
        <w:t>.</w:t>
      </w:r>
      <w:r w:rsidR="005E6A40">
        <w:rPr>
          <w:rFonts w:ascii="Arial" w:hAnsi="Arial" w:cs="Arial"/>
          <w:b w:val="0"/>
          <w:snapToGrid w:val="0"/>
          <w:sz w:val="20"/>
          <w:szCs w:val="20"/>
          <w:lang w:val="en-US"/>
        </w:rPr>
        <w:t xml:space="preserve"> always capture the Lowest First</w:t>
      </w:r>
    </w:p>
    <w:p w14:paraId="0C7926E0" w14:textId="39DEE5EE" w:rsidR="005E6A40" w:rsidRPr="00534686" w:rsidRDefault="002B0239" w:rsidP="006550B2">
      <w:pPr>
        <w:pStyle w:val="BodyText"/>
        <w:spacing w:before="0" w:after="0"/>
        <w:jc w:val="both"/>
        <w:rPr>
          <w:rFonts w:ascii="Arial" w:hAnsi="Arial" w:cs="Arial"/>
          <w:b w:val="0"/>
          <w:snapToGrid w:val="0"/>
          <w:sz w:val="20"/>
          <w:szCs w:val="20"/>
          <w:lang w:val="en-US"/>
        </w:rPr>
      </w:pPr>
      <w:proofErr w:type="spellStart"/>
      <w:proofErr w:type="gramStart"/>
      <w:r>
        <w:rPr>
          <w:rFonts w:ascii="Arial" w:hAnsi="Arial" w:cs="Arial"/>
          <w:b w:val="0"/>
          <w:snapToGrid w:val="0"/>
          <w:sz w:val="20"/>
          <w:szCs w:val="20"/>
          <w:lang w:val="en-US"/>
        </w:rPr>
        <w:t>Eg</w:t>
      </w:r>
      <w:proofErr w:type="spellEnd"/>
      <w:r>
        <w:rPr>
          <w:rFonts w:ascii="Arial" w:hAnsi="Arial" w:cs="Arial"/>
          <w:b w:val="0"/>
          <w:snapToGrid w:val="0"/>
          <w:sz w:val="20"/>
          <w:szCs w:val="20"/>
          <w:lang w:val="en-US"/>
        </w:rPr>
        <w:t>.</w:t>
      </w:r>
      <w:r w:rsidR="005E6A40">
        <w:rPr>
          <w:rFonts w:ascii="Arial" w:hAnsi="Arial" w:cs="Arial"/>
          <w:b w:val="0"/>
          <w:snapToGrid w:val="0"/>
          <w:sz w:val="20"/>
          <w:szCs w:val="20"/>
          <w:lang w:val="en-US"/>
        </w:rPr>
        <w:t>:</w:t>
      </w:r>
      <w:proofErr w:type="gramEnd"/>
      <w:r w:rsidR="005E6A40">
        <w:rPr>
          <w:rFonts w:ascii="Arial" w:hAnsi="Arial" w:cs="Arial"/>
          <w:b w:val="0"/>
          <w:snapToGrid w:val="0"/>
          <w:sz w:val="20"/>
          <w:szCs w:val="20"/>
          <w:lang w:val="en-US"/>
        </w:rPr>
        <w:t xml:space="preserve"> 120/240V</w:t>
      </w:r>
      <w:r>
        <w:rPr>
          <w:rFonts w:ascii="Arial" w:hAnsi="Arial" w:cs="Arial"/>
          <w:b w:val="0"/>
          <w:snapToGrid w:val="0"/>
          <w:sz w:val="20"/>
          <w:szCs w:val="20"/>
          <w:lang w:val="en-US"/>
        </w:rPr>
        <w:t>AC</w:t>
      </w:r>
    </w:p>
    <w:p w14:paraId="7E0F2790" w14:textId="77777777" w:rsidR="005E6A40" w:rsidRPr="00534686" w:rsidRDefault="005E6A40" w:rsidP="00495A22">
      <w:pPr>
        <w:pStyle w:val="BodyText"/>
        <w:spacing w:before="0" w:after="0"/>
        <w:jc w:val="both"/>
        <w:rPr>
          <w:rFonts w:ascii="Arial" w:hAnsi="Arial" w:cs="Arial"/>
          <w:b w:val="0"/>
          <w:snapToGrid w:val="0"/>
          <w:sz w:val="20"/>
          <w:szCs w:val="20"/>
          <w:lang w:val="en-US"/>
        </w:rPr>
      </w:pPr>
    </w:p>
    <w:p w14:paraId="34394131" w14:textId="41CC934C" w:rsidR="00BA1240" w:rsidRDefault="003511C2" w:rsidP="00495A22">
      <w:pPr>
        <w:pStyle w:val="BodyText"/>
        <w:spacing w:before="0" w:after="0"/>
        <w:jc w:val="both"/>
        <w:rPr>
          <w:rFonts w:ascii="Arial" w:hAnsi="Arial" w:cs="Arial"/>
          <w:b w:val="0"/>
          <w:snapToGrid w:val="0"/>
          <w:sz w:val="20"/>
          <w:szCs w:val="20"/>
          <w:lang w:val="en-US"/>
        </w:rPr>
      </w:pPr>
      <w:r w:rsidRPr="00534686">
        <w:rPr>
          <w:rFonts w:ascii="Arial" w:hAnsi="Arial" w:cs="Arial"/>
          <w:b w:val="0"/>
          <w:snapToGrid w:val="0"/>
          <w:sz w:val="20"/>
          <w:szCs w:val="20"/>
          <w:lang w:val="en-US"/>
        </w:rPr>
        <w:t xml:space="preserve">Volts, Amps, Phase, Watts, VA Rating, followed by the rest (Horsepower, Ohm, </w:t>
      </w:r>
      <w:r w:rsidR="00CC0CDC" w:rsidRPr="00534686">
        <w:rPr>
          <w:rFonts w:ascii="Arial" w:hAnsi="Arial" w:cs="Arial"/>
          <w:b w:val="0"/>
          <w:snapToGrid w:val="0"/>
          <w:sz w:val="20"/>
          <w:szCs w:val="20"/>
          <w:lang w:val="en-US"/>
        </w:rPr>
        <w:t>etc.</w:t>
      </w:r>
      <w:r w:rsidRPr="00534686">
        <w:rPr>
          <w:rFonts w:ascii="Arial" w:hAnsi="Arial" w:cs="Arial"/>
          <w:b w:val="0"/>
          <w:snapToGrid w:val="0"/>
          <w:sz w:val="20"/>
          <w:szCs w:val="20"/>
          <w:lang w:val="en-US"/>
        </w:rPr>
        <w:t xml:space="preserve">), Hertz is always last. </w:t>
      </w:r>
    </w:p>
    <w:p w14:paraId="32F502A9" w14:textId="31AAE5FF" w:rsidR="003511C2" w:rsidRDefault="00BA1240" w:rsidP="00BA1240">
      <w:pPr>
        <w:pStyle w:val="BodyText"/>
        <w:spacing w:before="0" w:after="0"/>
        <w:jc w:val="both"/>
        <w:rPr>
          <w:rFonts w:ascii="Arial" w:hAnsi="Arial" w:cs="Arial"/>
          <w:b w:val="0"/>
          <w:snapToGrid w:val="0"/>
          <w:sz w:val="20"/>
          <w:szCs w:val="20"/>
          <w:lang w:val="en-US"/>
        </w:rPr>
      </w:pPr>
      <w:proofErr w:type="spellStart"/>
      <w:r>
        <w:rPr>
          <w:rFonts w:ascii="Arial" w:hAnsi="Arial" w:cs="Arial"/>
          <w:b w:val="0"/>
          <w:snapToGrid w:val="0"/>
          <w:sz w:val="20"/>
          <w:szCs w:val="20"/>
          <w:lang w:val="en-US"/>
        </w:rPr>
        <w:t>I.e</w:t>
      </w:r>
      <w:proofErr w:type="spellEnd"/>
      <w:r w:rsidR="003511C2" w:rsidRPr="00534686">
        <w:rPr>
          <w:rFonts w:ascii="Arial" w:hAnsi="Arial" w:cs="Arial"/>
          <w:b w:val="0"/>
          <w:snapToGrid w:val="0"/>
          <w:sz w:val="20"/>
          <w:szCs w:val="20"/>
          <w:lang w:val="en-US"/>
        </w:rPr>
        <w:t xml:space="preserve">: </w:t>
      </w:r>
      <w:r w:rsidR="005E6A40">
        <w:rPr>
          <w:rFonts w:ascii="Arial" w:hAnsi="Arial" w:cs="Arial"/>
          <w:b w:val="0"/>
          <w:snapToGrid w:val="0"/>
          <w:sz w:val="20"/>
          <w:szCs w:val="20"/>
          <w:lang w:val="en-US"/>
        </w:rPr>
        <w:t>120/240V</w:t>
      </w:r>
      <w:r w:rsidR="002B0239">
        <w:rPr>
          <w:rFonts w:ascii="Arial" w:hAnsi="Arial" w:cs="Arial"/>
          <w:b w:val="0"/>
          <w:snapToGrid w:val="0"/>
          <w:sz w:val="20"/>
          <w:szCs w:val="20"/>
          <w:lang w:val="en-US"/>
        </w:rPr>
        <w:t>AC</w:t>
      </w:r>
      <w:r w:rsidR="003511C2" w:rsidRPr="00534686">
        <w:rPr>
          <w:rFonts w:ascii="Arial" w:hAnsi="Arial" w:cs="Arial"/>
          <w:b w:val="0"/>
          <w:snapToGrid w:val="0"/>
          <w:sz w:val="20"/>
          <w:szCs w:val="20"/>
          <w:lang w:val="en-US"/>
        </w:rPr>
        <w:t>, 5A, 2P</w:t>
      </w:r>
      <w:r w:rsidR="002B0239">
        <w:rPr>
          <w:rFonts w:ascii="Arial" w:hAnsi="Arial" w:cs="Arial"/>
          <w:b w:val="0"/>
          <w:snapToGrid w:val="0"/>
          <w:sz w:val="20"/>
          <w:szCs w:val="20"/>
          <w:lang w:val="en-US"/>
        </w:rPr>
        <w:t>H</w:t>
      </w:r>
      <w:r w:rsidR="003511C2" w:rsidRPr="00534686">
        <w:rPr>
          <w:rFonts w:ascii="Arial" w:hAnsi="Arial" w:cs="Arial"/>
          <w:b w:val="0"/>
          <w:snapToGrid w:val="0"/>
          <w:sz w:val="20"/>
          <w:szCs w:val="20"/>
          <w:lang w:val="en-US"/>
        </w:rPr>
        <w:t>, 50W, 3</w:t>
      </w:r>
      <w:r w:rsidR="002B0239">
        <w:rPr>
          <w:rFonts w:ascii="Arial" w:hAnsi="Arial" w:cs="Arial"/>
          <w:b w:val="0"/>
          <w:snapToGrid w:val="0"/>
          <w:sz w:val="20"/>
          <w:szCs w:val="20"/>
          <w:lang w:val="en-US"/>
        </w:rPr>
        <w:t>K</w:t>
      </w:r>
      <w:r w:rsidR="00EC2260" w:rsidRPr="00534686">
        <w:rPr>
          <w:rFonts w:ascii="Arial" w:hAnsi="Arial" w:cs="Arial"/>
          <w:b w:val="0"/>
          <w:snapToGrid w:val="0"/>
          <w:sz w:val="20"/>
          <w:szCs w:val="20"/>
          <w:lang w:val="en-US"/>
        </w:rPr>
        <w:t>V</w:t>
      </w:r>
      <w:r w:rsidR="003511C2" w:rsidRPr="00534686">
        <w:rPr>
          <w:rFonts w:ascii="Arial" w:hAnsi="Arial" w:cs="Arial"/>
          <w:b w:val="0"/>
          <w:snapToGrid w:val="0"/>
          <w:sz w:val="20"/>
          <w:szCs w:val="20"/>
          <w:lang w:val="en-US"/>
        </w:rPr>
        <w:t>, 3</w:t>
      </w:r>
      <w:r w:rsidR="002B0239">
        <w:rPr>
          <w:rFonts w:ascii="Arial" w:hAnsi="Arial" w:cs="Arial"/>
          <w:b w:val="0"/>
          <w:snapToGrid w:val="0"/>
          <w:sz w:val="20"/>
          <w:szCs w:val="20"/>
          <w:lang w:val="en-US"/>
        </w:rPr>
        <w:t>HP</w:t>
      </w:r>
      <w:r w:rsidR="003511C2" w:rsidRPr="00534686">
        <w:rPr>
          <w:rFonts w:ascii="Arial" w:hAnsi="Arial" w:cs="Arial"/>
          <w:b w:val="0"/>
          <w:snapToGrid w:val="0"/>
          <w:sz w:val="20"/>
          <w:szCs w:val="20"/>
          <w:lang w:val="en-US"/>
        </w:rPr>
        <w:t xml:space="preserve">, 5 </w:t>
      </w:r>
      <w:r w:rsidR="002B0239">
        <w:rPr>
          <w:rFonts w:ascii="Arial" w:hAnsi="Arial" w:cs="Arial"/>
          <w:b w:val="0"/>
          <w:snapToGrid w:val="0"/>
          <w:sz w:val="20"/>
          <w:szCs w:val="20"/>
          <w:lang w:val="en-US"/>
        </w:rPr>
        <w:t>OHM</w:t>
      </w:r>
      <w:r w:rsidR="003511C2" w:rsidRPr="00534686">
        <w:rPr>
          <w:rFonts w:ascii="Arial" w:hAnsi="Arial" w:cs="Arial"/>
          <w:b w:val="0"/>
          <w:snapToGrid w:val="0"/>
          <w:sz w:val="20"/>
          <w:szCs w:val="20"/>
          <w:lang w:val="en-US"/>
        </w:rPr>
        <w:t>, 50/60</w:t>
      </w:r>
      <w:r w:rsidR="00EC2260" w:rsidRPr="00534686">
        <w:rPr>
          <w:rFonts w:ascii="Arial" w:hAnsi="Arial" w:cs="Arial"/>
          <w:b w:val="0"/>
          <w:snapToGrid w:val="0"/>
          <w:sz w:val="20"/>
          <w:szCs w:val="20"/>
          <w:lang w:val="en-US"/>
        </w:rPr>
        <w:t>H</w:t>
      </w:r>
      <w:r w:rsidR="002B0239">
        <w:rPr>
          <w:rFonts w:ascii="Arial" w:hAnsi="Arial" w:cs="Arial"/>
          <w:b w:val="0"/>
          <w:snapToGrid w:val="0"/>
          <w:sz w:val="20"/>
          <w:szCs w:val="20"/>
          <w:lang w:val="en-US"/>
        </w:rPr>
        <w:t>Z</w:t>
      </w:r>
    </w:p>
    <w:p w14:paraId="7450DAC6" w14:textId="77777777" w:rsidR="00B4733B" w:rsidRPr="00534686" w:rsidRDefault="00B4733B" w:rsidP="00495A22">
      <w:pPr>
        <w:pStyle w:val="BodyText"/>
        <w:spacing w:before="0" w:after="0"/>
        <w:jc w:val="both"/>
        <w:rPr>
          <w:rFonts w:ascii="Arial" w:hAnsi="Arial" w:cs="Arial"/>
          <w:b w:val="0"/>
          <w:snapToGrid w:val="0"/>
          <w:sz w:val="20"/>
          <w:szCs w:val="20"/>
          <w:lang w:val="en-US"/>
        </w:rPr>
      </w:pPr>
    </w:p>
    <w:p w14:paraId="7C73D3D3" w14:textId="26664B66" w:rsidR="003511C2" w:rsidRPr="00534686" w:rsidRDefault="003511C2" w:rsidP="00495A22">
      <w:pPr>
        <w:pStyle w:val="BodyText"/>
        <w:spacing w:before="0" w:after="0"/>
        <w:jc w:val="both"/>
        <w:rPr>
          <w:rFonts w:ascii="Arial" w:hAnsi="Arial" w:cs="Arial"/>
          <w:b w:val="0"/>
          <w:snapToGrid w:val="0"/>
          <w:sz w:val="20"/>
          <w:szCs w:val="20"/>
          <w:lang w:val="en-US"/>
        </w:rPr>
      </w:pPr>
      <w:r w:rsidRPr="00534686">
        <w:rPr>
          <w:rFonts w:ascii="Arial" w:hAnsi="Arial" w:cs="Arial"/>
          <w:b w:val="0"/>
          <w:snapToGrid w:val="0"/>
          <w:sz w:val="20"/>
          <w:szCs w:val="20"/>
          <w:lang w:val="en-US"/>
        </w:rPr>
        <w:t xml:space="preserve">There are, however items where the Electrical rating, should be split into separate </w:t>
      </w:r>
      <w:r w:rsidR="00EC2260" w:rsidRPr="00534686">
        <w:rPr>
          <w:rFonts w:ascii="Arial" w:hAnsi="Arial" w:cs="Arial"/>
          <w:b w:val="0"/>
          <w:snapToGrid w:val="0"/>
          <w:sz w:val="20"/>
          <w:szCs w:val="20"/>
          <w:lang w:val="en-US"/>
        </w:rPr>
        <w:t>Properties</w:t>
      </w:r>
      <w:r w:rsidRPr="00534686">
        <w:rPr>
          <w:rFonts w:ascii="Arial" w:hAnsi="Arial" w:cs="Arial"/>
          <w:b w:val="0"/>
          <w:snapToGrid w:val="0"/>
          <w:sz w:val="20"/>
          <w:szCs w:val="20"/>
          <w:lang w:val="en-US"/>
        </w:rPr>
        <w:t xml:space="preserve">, </w:t>
      </w:r>
      <w:r w:rsidR="0098265E" w:rsidRPr="00534686">
        <w:rPr>
          <w:rFonts w:ascii="Arial" w:hAnsi="Arial" w:cs="Arial"/>
          <w:b w:val="0"/>
          <w:snapToGrid w:val="0"/>
          <w:sz w:val="20"/>
          <w:szCs w:val="20"/>
          <w:lang w:val="en-US"/>
        </w:rPr>
        <w:t>as below:</w:t>
      </w:r>
    </w:p>
    <w:p w14:paraId="02923BF8" w14:textId="5790EAF5" w:rsidR="003511C2" w:rsidRPr="00534686" w:rsidRDefault="003511C2" w:rsidP="00346802">
      <w:pPr>
        <w:pStyle w:val="BodyText"/>
        <w:numPr>
          <w:ilvl w:val="0"/>
          <w:numId w:val="10"/>
        </w:numPr>
        <w:spacing w:before="0" w:after="0" w:line="240" w:lineRule="auto"/>
        <w:jc w:val="both"/>
        <w:rPr>
          <w:rFonts w:ascii="Arial" w:hAnsi="Arial" w:cs="Arial"/>
          <w:b w:val="0"/>
          <w:snapToGrid w:val="0"/>
          <w:sz w:val="20"/>
          <w:szCs w:val="20"/>
          <w:lang w:val="en-US"/>
        </w:rPr>
      </w:pPr>
      <w:r w:rsidRPr="00534686">
        <w:rPr>
          <w:rFonts w:ascii="Arial" w:hAnsi="Arial" w:cs="Arial"/>
          <w:b w:val="0"/>
          <w:snapToGrid w:val="0"/>
          <w:sz w:val="20"/>
          <w:szCs w:val="20"/>
          <w:lang w:val="en-US"/>
        </w:rPr>
        <w:t>CURRENT = Ampere</w:t>
      </w:r>
      <w:r w:rsidR="002B0239">
        <w:rPr>
          <w:rFonts w:ascii="Arial" w:hAnsi="Arial" w:cs="Arial"/>
          <w:b w:val="0"/>
          <w:snapToGrid w:val="0"/>
          <w:sz w:val="20"/>
          <w:szCs w:val="20"/>
          <w:lang w:val="en-US"/>
        </w:rPr>
        <w:t xml:space="preserve"> (A)</w:t>
      </w:r>
    </w:p>
    <w:p w14:paraId="3F134560" w14:textId="53273661" w:rsidR="003511C2" w:rsidRPr="00534686" w:rsidRDefault="003511C2" w:rsidP="00346802">
      <w:pPr>
        <w:pStyle w:val="BodyText"/>
        <w:numPr>
          <w:ilvl w:val="0"/>
          <w:numId w:val="10"/>
        </w:numPr>
        <w:spacing w:before="0" w:after="0" w:line="240" w:lineRule="auto"/>
        <w:jc w:val="both"/>
        <w:rPr>
          <w:rFonts w:ascii="Arial" w:hAnsi="Arial" w:cs="Arial"/>
          <w:b w:val="0"/>
          <w:snapToGrid w:val="0"/>
          <w:sz w:val="20"/>
          <w:szCs w:val="20"/>
          <w:lang w:val="en-US"/>
        </w:rPr>
      </w:pPr>
      <w:r w:rsidRPr="00534686">
        <w:rPr>
          <w:rFonts w:ascii="Arial" w:hAnsi="Arial" w:cs="Arial"/>
          <w:b w:val="0"/>
          <w:snapToGrid w:val="0"/>
          <w:sz w:val="20"/>
          <w:szCs w:val="20"/>
          <w:lang w:val="en-US"/>
        </w:rPr>
        <w:t>POTENTIAL = Voltage</w:t>
      </w:r>
      <w:r w:rsidR="002B0239">
        <w:rPr>
          <w:rFonts w:ascii="Arial" w:hAnsi="Arial" w:cs="Arial"/>
          <w:b w:val="0"/>
          <w:snapToGrid w:val="0"/>
          <w:sz w:val="20"/>
          <w:szCs w:val="20"/>
          <w:lang w:val="en-US"/>
        </w:rPr>
        <w:t xml:space="preserve"> (V)</w:t>
      </w:r>
    </w:p>
    <w:p w14:paraId="65EAEFBF" w14:textId="4410F820" w:rsidR="00B4733B" w:rsidRPr="00534686" w:rsidRDefault="003511C2" w:rsidP="00346802">
      <w:pPr>
        <w:pStyle w:val="BodyText"/>
        <w:numPr>
          <w:ilvl w:val="0"/>
          <w:numId w:val="10"/>
        </w:numPr>
        <w:spacing w:before="0" w:after="0" w:line="240" w:lineRule="auto"/>
        <w:rPr>
          <w:rFonts w:ascii="Arial" w:hAnsi="Arial" w:cs="Arial"/>
          <w:b w:val="0"/>
          <w:snapToGrid w:val="0"/>
          <w:sz w:val="20"/>
          <w:szCs w:val="20"/>
          <w:lang w:val="en-US"/>
        </w:rPr>
      </w:pPr>
      <w:r w:rsidRPr="00534686">
        <w:rPr>
          <w:rFonts w:ascii="Arial" w:hAnsi="Arial" w:cs="Arial"/>
          <w:b w:val="0"/>
          <w:snapToGrid w:val="0"/>
          <w:sz w:val="20"/>
          <w:szCs w:val="20"/>
          <w:lang w:val="en-US"/>
        </w:rPr>
        <w:t>POWER = Wattage</w:t>
      </w:r>
      <w:r w:rsidR="002B0239">
        <w:rPr>
          <w:rFonts w:ascii="Arial" w:hAnsi="Arial" w:cs="Arial"/>
          <w:b w:val="0"/>
          <w:snapToGrid w:val="0"/>
          <w:sz w:val="20"/>
          <w:szCs w:val="20"/>
          <w:lang w:val="en-US"/>
        </w:rPr>
        <w:t xml:space="preserve"> (W)</w:t>
      </w:r>
    </w:p>
    <w:p w14:paraId="45E74E79" w14:textId="3365F9E5" w:rsidR="00200AAF" w:rsidRDefault="00200AAF" w:rsidP="00B93ACC">
      <w:pPr>
        <w:pStyle w:val="BodyText"/>
        <w:spacing w:before="0" w:after="0" w:line="240" w:lineRule="auto"/>
        <w:ind w:left="144"/>
        <w:rPr>
          <w:rFonts w:ascii="Arial" w:hAnsi="Arial" w:cs="Arial"/>
          <w:b w:val="0"/>
          <w:snapToGrid w:val="0"/>
          <w:sz w:val="20"/>
          <w:szCs w:val="20"/>
          <w:lang w:val="en-US"/>
        </w:rPr>
      </w:pPr>
    </w:p>
    <w:tbl>
      <w:tblPr>
        <w:tblW w:w="5245" w:type="dxa"/>
        <w:tblInd w:w="-5" w:type="dxa"/>
        <w:tblLook w:val="04A0" w:firstRow="1" w:lastRow="0" w:firstColumn="1" w:lastColumn="0" w:noHBand="0" w:noVBand="1"/>
      </w:tblPr>
      <w:tblGrid>
        <w:gridCol w:w="1880"/>
        <w:gridCol w:w="3365"/>
      </w:tblGrid>
      <w:tr w:rsidR="00B93ACC" w:rsidRPr="00B93ACC" w14:paraId="67BF50A6"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AD32E50" w14:textId="77777777" w:rsidR="00B93ACC" w:rsidRPr="00B93ACC" w:rsidRDefault="00B93ACC"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32A464E4" w14:textId="77777777" w:rsidR="00B93ACC" w:rsidRPr="00B93ACC" w:rsidRDefault="00B93ACC"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32F06" w:rsidRPr="00534686" w14:paraId="698097E7"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1776839"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w:t>
            </w:r>
          </w:p>
        </w:tc>
        <w:tc>
          <w:tcPr>
            <w:tcW w:w="3365" w:type="dxa"/>
            <w:tcBorders>
              <w:top w:val="nil"/>
              <w:left w:val="nil"/>
              <w:bottom w:val="single" w:sz="4" w:space="0" w:color="auto"/>
              <w:right w:val="single" w:sz="4" w:space="0" w:color="auto"/>
            </w:tcBorders>
            <w:shd w:val="clear" w:color="auto" w:fill="auto"/>
            <w:vAlign w:val="center"/>
            <w:hideMark/>
          </w:tcPr>
          <w:p w14:paraId="3CE648B8"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Ampere</w:t>
            </w:r>
          </w:p>
        </w:tc>
      </w:tr>
      <w:tr w:rsidR="00232F06" w:rsidRPr="00534686" w14:paraId="27E753BD"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55069B0" w14:textId="0446440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w:t>
            </w:r>
            <w:r w:rsidR="002B0239">
              <w:rPr>
                <w:rFonts w:ascii="Arial" w:eastAsia="Times New Roman" w:hAnsi="Arial" w:cs="Arial"/>
                <w:color w:val="000000"/>
                <w:sz w:val="20"/>
                <w:szCs w:val="20"/>
                <w:lang w:val="en-ZA" w:eastAsia="en-ZA"/>
              </w:rPr>
              <w:t>H</w:t>
            </w:r>
          </w:p>
        </w:tc>
        <w:tc>
          <w:tcPr>
            <w:tcW w:w="3365" w:type="dxa"/>
            <w:tcBorders>
              <w:top w:val="nil"/>
              <w:left w:val="nil"/>
              <w:bottom w:val="single" w:sz="4" w:space="0" w:color="auto"/>
              <w:right w:val="single" w:sz="4" w:space="0" w:color="auto"/>
            </w:tcBorders>
            <w:shd w:val="clear" w:color="auto" w:fill="auto"/>
            <w:vAlign w:val="center"/>
            <w:hideMark/>
          </w:tcPr>
          <w:p w14:paraId="78F34692"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Ampere hour</w:t>
            </w:r>
          </w:p>
        </w:tc>
      </w:tr>
      <w:tr w:rsidR="00232F06" w:rsidRPr="00534686" w14:paraId="3FDD6E05"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0844782" w14:textId="16AC7299"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w:t>
            </w:r>
            <w:r w:rsidR="002B0239">
              <w:rPr>
                <w:rFonts w:ascii="Arial" w:eastAsia="Times New Roman" w:hAnsi="Arial" w:cs="Arial"/>
                <w:color w:val="000000"/>
                <w:sz w:val="20"/>
                <w:szCs w:val="20"/>
                <w:lang w:val="en-ZA" w:eastAsia="en-ZA"/>
              </w:rPr>
              <w:t>S</w:t>
            </w:r>
          </w:p>
        </w:tc>
        <w:tc>
          <w:tcPr>
            <w:tcW w:w="3365" w:type="dxa"/>
            <w:tcBorders>
              <w:top w:val="nil"/>
              <w:left w:val="nil"/>
              <w:bottom w:val="single" w:sz="4" w:space="0" w:color="auto"/>
              <w:right w:val="single" w:sz="4" w:space="0" w:color="auto"/>
            </w:tcBorders>
            <w:shd w:val="clear" w:color="auto" w:fill="auto"/>
            <w:vAlign w:val="center"/>
            <w:hideMark/>
          </w:tcPr>
          <w:p w14:paraId="1DB83BDE"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Ampere second</w:t>
            </w:r>
          </w:p>
        </w:tc>
      </w:tr>
      <w:tr w:rsidR="00232F06" w:rsidRPr="00534686" w14:paraId="3CDE11E1"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D27C66"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AC/DC</w:t>
            </w:r>
          </w:p>
        </w:tc>
        <w:tc>
          <w:tcPr>
            <w:tcW w:w="3365" w:type="dxa"/>
            <w:tcBorders>
              <w:top w:val="nil"/>
              <w:left w:val="nil"/>
              <w:bottom w:val="single" w:sz="4" w:space="0" w:color="auto"/>
              <w:right w:val="single" w:sz="4" w:space="0" w:color="auto"/>
            </w:tcBorders>
            <w:shd w:val="clear" w:color="auto" w:fill="auto"/>
            <w:vAlign w:val="center"/>
            <w:hideMark/>
          </w:tcPr>
          <w:p w14:paraId="21FB32F1"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Alternating current/direct current</w:t>
            </w:r>
          </w:p>
        </w:tc>
      </w:tr>
      <w:tr w:rsidR="00232F06" w:rsidRPr="00534686" w14:paraId="1B512895"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E60C5C6"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C</w:t>
            </w:r>
          </w:p>
        </w:tc>
        <w:tc>
          <w:tcPr>
            <w:tcW w:w="3365" w:type="dxa"/>
            <w:tcBorders>
              <w:top w:val="nil"/>
              <w:left w:val="nil"/>
              <w:bottom w:val="single" w:sz="4" w:space="0" w:color="auto"/>
              <w:right w:val="single" w:sz="4" w:space="0" w:color="auto"/>
            </w:tcBorders>
            <w:shd w:val="clear" w:color="auto" w:fill="auto"/>
            <w:vAlign w:val="center"/>
            <w:hideMark/>
          </w:tcPr>
          <w:p w14:paraId="518FF905"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Coulomb</w:t>
            </w:r>
          </w:p>
        </w:tc>
      </w:tr>
      <w:tr w:rsidR="00232F06" w:rsidRPr="00534686" w14:paraId="1BD22B0B"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38EA7F6"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F</w:t>
            </w:r>
          </w:p>
        </w:tc>
        <w:tc>
          <w:tcPr>
            <w:tcW w:w="3365" w:type="dxa"/>
            <w:tcBorders>
              <w:top w:val="nil"/>
              <w:left w:val="nil"/>
              <w:bottom w:val="single" w:sz="4" w:space="0" w:color="auto"/>
              <w:right w:val="single" w:sz="4" w:space="0" w:color="auto"/>
            </w:tcBorders>
            <w:shd w:val="clear" w:color="auto" w:fill="auto"/>
            <w:vAlign w:val="center"/>
            <w:hideMark/>
          </w:tcPr>
          <w:p w14:paraId="62CE34F3"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Farad</w:t>
            </w:r>
          </w:p>
        </w:tc>
      </w:tr>
      <w:tr w:rsidR="00232F06" w:rsidRPr="00534686" w14:paraId="09F9AC19"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8C9F386"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H</w:t>
            </w:r>
          </w:p>
        </w:tc>
        <w:tc>
          <w:tcPr>
            <w:tcW w:w="3365" w:type="dxa"/>
            <w:tcBorders>
              <w:top w:val="nil"/>
              <w:left w:val="nil"/>
              <w:bottom w:val="single" w:sz="4" w:space="0" w:color="auto"/>
              <w:right w:val="single" w:sz="4" w:space="0" w:color="auto"/>
            </w:tcBorders>
            <w:shd w:val="clear" w:color="auto" w:fill="auto"/>
            <w:vAlign w:val="center"/>
            <w:hideMark/>
          </w:tcPr>
          <w:p w14:paraId="2690542B"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Henry</w:t>
            </w:r>
          </w:p>
        </w:tc>
      </w:tr>
      <w:tr w:rsidR="00B57F5F" w:rsidRPr="00534686" w14:paraId="6BD550EC"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tcPr>
          <w:p w14:paraId="144DCCF6" w14:textId="70B517F1" w:rsidR="00B57F5F"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B57F5F">
              <w:rPr>
                <w:rFonts w:ascii="Arial" w:eastAsia="Times New Roman" w:hAnsi="Arial" w:cs="Arial"/>
                <w:color w:val="000000"/>
                <w:sz w:val="20"/>
                <w:szCs w:val="20"/>
                <w:lang w:val="en-ZA" w:eastAsia="en-ZA"/>
              </w:rPr>
              <w:t>A</w:t>
            </w:r>
          </w:p>
        </w:tc>
        <w:tc>
          <w:tcPr>
            <w:tcW w:w="3365" w:type="dxa"/>
            <w:tcBorders>
              <w:top w:val="nil"/>
              <w:left w:val="nil"/>
              <w:bottom w:val="single" w:sz="4" w:space="0" w:color="auto"/>
              <w:right w:val="single" w:sz="4" w:space="0" w:color="auto"/>
            </w:tcBorders>
            <w:shd w:val="clear" w:color="auto" w:fill="auto"/>
            <w:vAlign w:val="center"/>
          </w:tcPr>
          <w:p w14:paraId="07BCAA13" w14:textId="64F747AE" w:rsidR="00B57F5F" w:rsidRPr="00534686" w:rsidRDefault="00B57F5F" w:rsidP="00534686">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Kilo Ampere</w:t>
            </w:r>
          </w:p>
        </w:tc>
      </w:tr>
      <w:tr w:rsidR="00232F06" w:rsidRPr="00534686" w14:paraId="7FD3E1DD"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8F211DE" w14:textId="6E6479E0"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232F06" w:rsidRPr="00534686">
              <w:rPr>
                <w:rFonts w:ascii="Arial" w:eastAsia="Times New Roman" w:hAnsi="Arial" w:cs="Arial"/>
                <w:color w:val="000000"/>
                <w:sz w:val="20"/>
                <w:szCs w:val="20"/>
                <w:lang w:val="en-ZA" w:eastAsia="en-ZA"/>
              </w:rPr>
              <w:t>V</w:t>
            </w:r>
          </w:p>
        </w:tc>
        <w:tc>
          <w:tcPr>
            <w:tcW w:w="3365" w:type="dxa"/>
            <w:tcBorders>
              <w:top w:val="nil"/>
              <w:left w:val="nil"/>
              <w:bottom w:val="single" w:sz="4" w:space="0" w:color="auto"/>
              <w:right w:val="single" w:sz="4" w:space="0" w:color="auto"/>
            </w:tcBorders>
            <w:shd w:val="clear" w:color="auto" w:fill="auto"/>
            <w:vAlign w:val="center"/>
            <w:hideMark/>
          </w:tcPr>
          <w:p w14:paraId="09A45169"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Kilovolt</w:t>
            </w:r>
          </w:p>
        </w:tc>
      </w:tr>
      <w:tr w:rsidR="00232F06" w:rsidRPr="00534686" w14:paraId="0B97B0FA"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E8CC861" w14:textId="1FA473FF"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232F06" w:rsidRPr="00534686">
              <w:rPr>
                <w:rFonts w:ascii="Arial" w:eastAsia="Times New Roman" w:hAnsi="Arial" w:cs="Arial"/>
                <w:color w:val="000000"/>
                <w:sz w:val="20"/>
                <w:szCs w:val="20"/>
                <w:lang w:val="en-ZA" w:eastAsia="en-ZA"/>
              </w:rPr>
              <w:t>VA</w:t>
            </w:r>
          </w:p>
        </w:tc>
        <w:tc>
          <w:tcPr>
            <w:tcW w:w="3365" w:type="dxa"/>
            <w:tcBorders>
              <w:top w:val="nil"/>
              <w:left w:val="nil"/>
              <w:bottom w:val="single" w:sz="4" w:space="0" w:color="auto"/>
              <w:right w:val="single" w:sz="4" w:space="0" w:color="auto"/>
            </w:tcBorders>
            <w:shd w:val="clear" w:color="auto" w:fill="auto"/>
            <w:vAlign w:val="center"/>
            <w:hideMark/>
          </w:tcPr>
          <w:p w14:paraId="79F01D0F"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 volt ampere</w:t>
            </w:r>
          </w:p>
        </w:tc>
      </w:tr>
      <w:tr w:rsidR="00232F06" w:rsidRPr="00534686" w14:paraId="369F08AE"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56D2948" w14:textId="0302CD97"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232F06" w:rsidRPr="00534686">
              <w:rPr>
                <w:rFonts w:ascii="Arial" w:eastAsia="Times New Roman" w:hAnsi="Arial" w:cs="Arial"/>
                <w:color w:val="000000"/>
                <w:sz w:val="20"/>
                <w:szCs w:val="20"/>
                <w:lang w:val="en-ZA" w:eastAsia="en-ZA"/>
              </w:rPr>
              <w:t>W</w:t>
            </w:r>
          </w:p>
        </w:tc>
        <w:tc>
          <w:tcPr>
            <w:tcW w:w="3365" w:type="dxa"/>
            <w:tcBorders>
              <w:top w:val="nil"/>
              <w:left w:val="nil"/>
              <w:bottom w:val="single" w:sz="4" w:space="0" w:color="auto"/>
              <w:right w:val="single" w:sz="4" w:space="0" w:color="auto"/>
            </w:tcBorders>
            <w:shd w:val="clear" w:color="auto" w:fill="auto"/>
            <w:vAlign w:val="center"/>
            <w:hideMark/>
          </w:tcPr>
          <w:p w14:paraId="57D58D6A"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Kilowatt</w:t>
            </w:r>
          </w:p>
        </w:tc>
      </w:tr>
      <w:tr w:rsidR="00232F06" w:rsidRPr="00534686" w14:paraId="4E3962A7"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E1CC7A4" w14:textId="15DC341A"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232F06" w:rsidRPr="00534686">
              <w:rPr>
                <w:rFonts w:ascii="Arial" w:eastAsia="Times New Roman" w:hAnsi="Arial" w:cs="Arial"/>
                <w:color w:val="000000"/>
                <w:sz w:val="20"/>
                <w:szCs w:val="20"/>
                <w:lang w:val="en-ZA" w:eastAsia="en-ZA"/>
              </w:rPr>
              <w:t>W</w:t>
            </w:r>
            <w:r>
              <w:rPr>
                <w:rFonts w:ascii="Arial" w:eastAsia="Times New Roman" w:hAnsi="Arial" w:cs="Arial"/>
                <w:color w:val="000000"/>
                <w:sz w:val="20"/>
                <w:szCs w:val="20"/>
                <w:lang w:val="en-ZA" w:eastAsia="en-ZA"/>
              </w:rPr>
              <w:t>H</w:t>
            </w:r>
          </w:p>
        </w:tc>
        <w:tc>
          <w:tcPr>
            <w:tcW w:w="3365" w:type="dxa"/>
            <w:tcBorders>
              <w:top w:val="nil"/>
              <w:left w:val="nil"/>
              <w:bottom w:val="single" w:sz="4" w:space="0" w:color="auto"/>
              <w:right w:val="single" w:sz="4" w:space="0" w:color="auto"/>
            </w:tcBorders>
            <w:shd w:val="clear" w:color="auto" w:fill="auto"/>
            <w:vAlign w:val="center"/>
            <w:hideMark/>
          </w:tcPr>
          <w:p w14:paraId="01239C8C"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Kilowatt-hour</w:t>
            </w:r>
          </w:p>
        </w:tc>
      </w:tr>
      <w:tr w:rsidR="00232F06" w:rsidRPr="00534686" w14:paraId="188FC201"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A8A7890" w14:textId="3BC77D39"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OHM</w:t>
            </w:r>
          </w:p>
        </w:tc>
        <w:tc>
          <w:tcPr>
            <w:tcW w:w="3365" w:type="dxa"/>
            <w:tcBorders>
              <w:top w:val="nil"/>
              <w:left w:val="nil"/>
              <w:bottom w:val="single" w:sz="4" w:space="0" w:color="auto"/>
              <w:right w:val="single" w:sz="4" w:space="0" w:color="auto"/>
            </w:tcBorders>
            <w:shd w:val="clear" w:color="auto" w:fill="auto"/>
            <w:vAlign w:val="center"/>
            <w:hideMark/>
          </w:tcPr>
          <w:p w14:paraId="7D3FEDB9"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Ohm</w:t>
            </w:r>
          </w:p>
        </w:tc>
      </w:tr>
      <w:tr w:rsidR="00232F06" w:rsidRPr="00534686" w14:paraId="33A0C33F"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E125423"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VA</w:t>
            </w:r>
          </w:p>
        </w:tc>
        <w:tc>
          <w:tcPr>
            <w:tcW w:w="3365" w:type="dxa"/>
            <w:tcBorders>
              <w:top w:val="nil"/>
              <w:left w:val="nil"/>
              <w:bottom w:val="single" w:sz="4" w:space="0" w:color="auto"/>
              <w:right w:val="single" w:sz="4" w:space="0" w:color="auto"/>
            </w:tcBorders>
            <w:shd w:val="clear" w:color="auto" w:fill="auto"/>
            <w:vAlign w:val="center"/>
            <w:hideMark/>
          </w:tcPr>
          <w:p w14:paraId="0032B044"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Volt-ampere</w:t>
            </w:r>
          </w:p>
        </w:tc>
      </w:tr>
      <w:tr w:rsidR="00232F06" w:rsidRPr="00534686" w14:paraId="20C869D8"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6F179D"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W</w:t>
            </w:r>
          </w:p>
        </w:tc>
        <w:tc>
          <w:tcPr>
            <w:tcW w:w="3365" w:type="dxa"/>
            <w:tcBorders>
              <w:top w:val="single" w:sz="4" w:space="0" w:color="auto"/>
              <w:left w:val="nil"/>
              <w:bottom w:val="single" w:sz="4" w:space="0" w:color="auto"/>
              <w:right w:val="single" w:sz="4" w:space="0" w:color="auto"/>
            </w:tcBorders>
            <w:shd w:val="clear" w:color="auto" w:fill="auto"/>
            <w:vAlign w:val="center"/>
            <w:hideMark/>
          </w:tcPr>
          <w:p w14:paraId="75E9AE16"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Watt</w:t>
            </w:r>
          </w:p>
        </w:tc>
      </w:tr>
      <w:tr w:rsidR="002B0239" w:rsidRPr="00534686" w14:paraId="1DFDF7E1"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518B201D" w14:textId="6715CDBB" w:rsidR="002B0239"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lastRenderedPageBreak/>
              <w:t>KW</w:t>
            </w:r>
          </w:p>
        </w:tc>
        <w:tc>
          <w:tcPr>
            <w:tcW w:w="3365" w:type="dxa"/>
            <w:tcBorders>
              <w:top w:val="single" w:sz="4" w:space="0" w:color="auto"/>
              <w:left w:val="nil"/>
              <w:bottom w:val="single" w:sz="4" w:space="0" w:color="auto"/>
              <w:right w:val="single" w:sz="4" w:space="0" w:color="auto"/>
            </w:tcBorders>
            <w:shd w:val="clear" w:color="auto" w:fill="auto"/>
            <w:vAlign w:val="center"/>
          </w:tcPr>
          <w:p w14:paraId="615BE8C7" w14:textId="39817AD0" w:rsidR="002B0239" w:rsidRPr="00534686" w:rsidRDefault="002B0239" w:rsidP="00534686">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Kilo Watt</w:t>
            </w:r>
          </w:p>
        </w:tc>
      </w:tr>
    </w:tbl>
    <w:p w14:paraId="5088F204" w14:textId="6D56E7F8" w:rsidR="009E30D2" w:rsidRPr="00534686" w:rsidRDefault="009E30D2" w:rsidP="00495A22">
      <w:pPr>
        <w:pStyle w:val="ListParagraph"/>
        <w:spacing w:before="0" w:after="0" w:line="240" w:lineRule="auto"/>
        <w:ind w:left="144"/>
        <w:rPr>
          <w:rFonts w:ascii="Arial" w:hAnsi="Arial" w:cs="Arial"/>
          <w:sz w:val="20"/>
          <w:szCs w:val="20"/>
        </w:rPr>
      </w:pPr>
    </w:p>
    <w:p w14:paraId="5CFE91A8" w14:textId="1D3A99D5" w:rsidR="005134BF" w:rsidRDefault="005134BF" w:rsidP="00346802">
      <w:pPr>
        <w:pStyle w:val="ListParagraph"/>
        <w:numPr>
          <w:ilvl w:val="0"/>
          <w:numId w:val="4"/>
        </w:numPr>
        <w:spacing w:before="0" w:after="0"/>
        <w:ind w:left="144"/>
        <w:rPr>
          <w:rFonts w:ascii="Arial" w:hAnsi="Arial" w:cs="Arial"/>
          <w:b/>
          <w:sz w:val="20"/>
          <w:szCs w:val="20"/>
        </w:rPr>
      </w:pPr>
      <w:r w:rsidRPr="00534686">
        <w:rPr>
          <w:rFonts w:ascii="Arial" w:hAnsi="Arial" w:cs="Arial"/>
          <w:b/>
          <w:sz w:val="20"/>
          <w:szCs w:val="20"/>
        </w:rPr>
        <w:t>Voltage units</w:t>
      </w:r>
    </w:p>
    <w:tbl>
      <w:tblPr>
        <w:tblW w:w="5245" w:type="dxa"/>
        <w:tblInd w:w="-5" w:type="dxa"/>
        <w:tblLook w:val="04A0" w:firstRow="1" w:lastRow="0" w:firstColumn="1" w:lastColumn="0" w:noHBand="0" w:noVBand="1"/>
      </w:tblPr>
      <w:tblGrid>
        <w:gridCol w:w="1880"/>
        <w:gridCol w:w="3365"/>
      </w:tblGrid>
      <w:tr w:rsidR="003745B9" w:rsidRPr="00B93ACC" w14:paraId="4E45D291"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ADF43EC"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423D8C8D"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534686" w14:paraId="593D1A50"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0034054" w14:textId="77777777" w:rsidR="00B4733B" w:rsidRPr="00534686" w:rsidRDefault="00B4733B"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w:t>
            </w:r>
          </w:p>
        </w:tc>
        <w:tc>
          <w:tcPr>
            <w:tcW w:w="3365" w:type="dxa"/>
            <w:tcBorders>
              <w:top w:val="nil"/>
              <w:left w:val="nil"/>
              <w:bottom w:val="single" w:sz="4" w:space="0" w:color="auto"/>
              <w:right w:val="single" w:sz="4" w:space="0" w:color="auto"/>
            </w:tcBorders>
            <w:shd w:val="clear" w:color="auto" w:fill="auto"/>
            <w:vAlign w:val="center"/>
            <w:hideMark/>
          </w:tcPr>
          <w:p w14:paraId="47C7DB83" w14:textId="77777777" w:rsidR="00B4733B" w:rsidRPr="00534686" w:rsidRDefault="00B4733B"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Volt</w:t>
            </w:r>
          </w:p>
        </w:tc>
      </w:tr>
      <w:tr w:rsidR="00B4733B" w:rsidRPr="00534686" w14:paraId="4060CABC"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8275438" w14:textId="6F1BBAE3" w:rsidR="00B4733B" w:rsidRPr="00534686" w:rsidRDefault="00B4733B"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w:t>
            </w:r>
            <w:r w:rsidR="006B128C">
              <w:rPr>
                <w:rFonts w:ascii="Arial" w:eastAsia="Times New Roman" w:hAnsi="Arial" w:cs="Arial"/>
                <w:color w:val="000000"/>
                <w:sz w:val="20"/>
                <w:szCs w:val="20"/>
                <w:lang w:eastAsia="en-ZA"/>
              </w:rPr>
              <w:t>AC</w:t>
            </w:r>
          </w:p>
        </w:tc>
        <w:tc>
          <w:tcPr>
            <w:tcW w:w="3365" w:type="dxa"/>
            <w:tcBorders>
              <w:top w:val="nil"/>
              <w:left w:val="nil"/>
              <w:bottom w:val="single" w:sz="4" w:space="0" w:color="auto"/>
              <w:right w:val="single" w:sz="4" w:space="0" w:color="auto"/>
            </w:tcBorders>
            <w:shd w:val="clear" w:color="auto" w:fill="auto"/>
            <w:vAlign w:val="center"/>
            <w:hideMark/>
          </w:tcPr>
          <w:p w14:paraId="37D6A410" w14:textId="77777777" w:rsidR="00B4733B" w:rsidRPr="00534686" w:rsidRDefault="00B4733B"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Volt Alternative Current</w:t>
            </w:r>
          </w:p>
        </w:tc>
      </w:tr>
      <w:tr w:rsidR="00B4733B" w:rsidRPr="00534686" w14:paraId="7B978DBB"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C4E6EBA" w14:textId="15DD85BC" w:rsidR="00B4733B" w:rsidRPr="00534686" w:rsidRDefault="00B4733B"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w:t>
            </w:r>
            <w:r w:rsidR="006B128C">
              <w:rPr>
                <w:rFonts w:ascii="Arial" w:eastAsia="Times New Roman" w:hAnsi="Arial" w:cs="Arial"/>
                <w:color w:val="000000"/>
                <w:sz w:val="20"/>
                <w:szCs w:val="20"/>
                <w:lang w:eastAsia="en-ZA"/>
              </w:rPr>
              <w:t>DC</w:t>
            </w:r>
          </w:p>
        </w:tc>
        <w:tc>
          <w:tcPr>
            <w:tcW w:w="3365" w:type="dxa"/>
            <w:tcBorders>
              <w:top w:val="nil"/>
              <w:left w:val="nil"/>
              <w:bottom w:val="single" w:sz="4" w:space="0" w:color="auto"/>
              <w:right w:val="single" w:sz="4" w:space="0" w:color="auto"/>
            </w:tcBorders>
            <w:shd w:val="clear" w:color="auto" w:fill="auto"/>
            <w:vAlign w:val="center"/>
            <w:hideMark/>
          </w:tcPr>
          <w:p w14:paraId="47FACD01" w14:textId="77777777" w:rsidR="00B4733B" w:rsidRPr="00534686" w:rsidRDefault="00B4733B"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Volt Direct Current</w:t>
            </w:r>
          </w:p>
        </w:tc>
      </w:tr>
    </w:tbl>
    <w:p w14:paraId="0D2C8F88" w14:textId="6D7F9F6B" w:rsidR="00B4733B" w:rsidRPr="00534686" w:rsidRDefault="00B4733B" w:rsidP="00495A22">
      <w:pPr>
        <w:spacing w:before="0" w:after="0"/>
        <w:ind w:left="144"/>
        <w:rPr>
          <w:rFonts w:ascii="Arial" w:hAnsi="Arial" w:cs="Arial"/>
          <w:b/>
          <w:sz w:val="20"/>
          <w:szCs w:val="20"/>
        </w:rPr>
      </w:pPr>
    </w:p>
    <w:p w14:paraId="17E53A0A" w14:textId="186A6B76" w:rsidR="00232F06" w:rsidRDefault="00232F06" w:rsidP="00346802">
      <w:pPr>
        <w:pStyle w:val="ListParagraph"/>
        <w:numPr>
          <w:ilvl w:val="0"/>
          <w:numId w:val="4"/>
        </w:numPr>
        <w:spacing w:before="0" w:after="0"/>
        <w:ind w:left="144"/>
        <w:rPr>
          <w:rFonts w:ascii="Arial" w:hAnsi="Arial" w:cs="Arial"/>
          <w:b/>
          <w:sz w:val="20"/>
          <w:szCs w:val="20"/>
        </w:rPr>
      </w:pPr>
      <w:r w:rsidRPr="00534686">
        <w:rPr>
          <w:rFonts w:ascii="Arial" w:hAnsi="Arial" w:cs="Arial"/>
          <w:b/>
          <w:sz w:val="20"/>
          <w:szCs w:val="20"/>
        </w:rPr>
        <w:t>Frequency</w:t>
      </w:r>
    </w:p>
    <w:tbl>
      <w:tblPr>
        <w:tblW w:w="5245" w:type="dxa"/>
        <w:tblInd w:w="-5" w:type="dxa"/>
        <w:tblLook w:val="04A0" w:firstRow="1" w:lastRow="0" w:firstColumn="1" w:lastColumn="0" w:noHBand="0" w:noVBand="1"/>
      </w:tblPr>
      <w:tblGrid>
        <w:gridCol w:w="1880"/>
        <w:gridCol w:w="3365"/>
      </w:tblGrid>
      <w:tr w:rsidR="003745B9" w:rsidRPr="00B93ACC" w14:paraId="71471C13"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6D00353A"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3C06F08D"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32F06" w:rsidRPr="00534686" w14:paraId="36D23568"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42F1837" w14:textId="6E604D18" w:rsidR="00232F06" w:rsidRPr="00534686" w:rsidRDefault="00232F06" w:rsidP="00BF4CAB">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GH</w:t>
            </w:r>
            <w:r w:rsidR="006B128C">
              <w:rPr>
                <w:rFonts w:ascii="Arial" w:eastAsia="Times New Roman" w:hAnsi="Arial" w:cs="Arial"/>
                <w:color w:val="000000"/>
                <w:sz w:val="20"/>
                <w:szCs w:val="20"/>
                <w:lang w:val="en-ZA" w:eastAsia="en-ZA"/>
              </w:rPr>
              <w:t>Z</w:t>
            </w:r>
          </w:p>
        </w:tc>
        <w:tc>
          <w:tcPr>
            <w:tcW w:w="3365" w:type="dxa"/>
            <w:tcBorders>
              <w:top w:val="nil"/>
              <w:left w:val="nil"/>
              <w:bottom w:val="single" w:sz="4" w:space="0" w:color="auto"/>
              <w:right w:val="single" w:sz="4" w:space="0" w:color="auto"/>
            </w:tcBorders>
            <w:shd w:val="clear" w:color="auto" w:fill="auto"/>
            <w:vAlign w:val="center"/>
            <w:hideMark/>
          </w:tcPr>
          <w:p w14:paraId="0DC0C1A9"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Gigahertz</w:t>
            </w:r>
          </w:p>
        </w:tc>
      </w:tr>
      <w:tr w:rsidR="00232F06" w:rsidRPr="00534686" w14:paraId="1CDC7668"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957956C" w14:textId="7F7A7CB6" w:rsidR="00232F06" w:rsidRPr="00534686" w:rsidRDefault="00232F06" w:rsidP="00BF4CAB">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H</w:t>
            </w:r>
            <w:r w:rsidR="006B128C">
              <w:rPr>
                <w:rFonts w:ascii="Arial" w:eastAsia="Times New Roman" w:hAnsi="Arial" w:cs="Arial"/>
                <w:color w:val="000000"/>
                <w:sz w:val="20"/>
                <w:szCs w:val="20"/>
                <w:lang w:val="en-ZA" w:eastAsia="en-ZA"/>
              </w:rPr>
              <w:t>Z</w:t>
            </w:r>
          </w:p>
        </w:tc>
        <w:tc>
          <w:tcPr>
            <w:tcW w:w="3365" w:type="dxa"/>
            <w:tcBorders>
              <w:top w:val="nil"/>
              <w:left w:val="nil"/>
              <w:bottom w:val="single" w:sz="4" w:space="0" w:color="auto"/>
              <w:right w:val="single" w:sz="4" w:space="0" w:color="auto"/>
            </w:tcBorders>
            <w:shd w:val="clear" w:color="auto" w:fill="auto"/>
            <w:vAlign w:val="center"/>
            <w:hideMark/>
          </w:tcPr>
          <w:p w14:paraId="700C2460"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Hertz</w:t>
            </w:r>
          </w:p>
        </w:tc>
      </w:tr>
      <w:tr w:rsidR="00232F06" w:rsidRPr="00534686" w14:paraId="77DD30F2"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0B72D40" w14:textId="190F6102" w:rsidR="00232F06" w:rsidRPr="00534686" w:rsidRDefault="00232F06" w:rsidP="00BF4CAB">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KH</w:t>
            </w:r>
            <w:r w:rsidR="006B128C">
              <w:rPr>
                <w:rFonts w:ascii="Arial" w:eastAsia="Times New Roman" w:hAnsi="Arial" w:cs="Arial"/>
                <w:color w:val="000000"/>
                <w:sz w:val="20"/>
                <w:szCs w:val="20"/>
                <w:lang w:val="en-ZA" w:eastAsia="en-ZA"/>
              </w:rPr>
              <w:t>Z</w:t>
            </w:r>
          </w:p>
        </w:tc>
        <w:tc>
          <w:tcPr>
            <w:tcW w:w="3365" w:type="dxa"/>
            <w:tcBorders>
              <w:top w:val="nil"/>
              <w:left w:val="nil"/>
              <w:bottom w:val="single" w:sz="4" w:space="0" w:color="auto"/>
              <w:right w:val="single" w:sz="4" w:space="0" w:color="auto"/>
            </w:tcBorders>
            <w:shd w:val="clear" w:color="auto" w:fill="auto"/>
            <w:vAlign w:val="center"/>
            <w:hideMark/>
          </w:tcPr>
          <w:p w14:paraId="1E4FD64E"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Kilohertz</w:t>
            </w:r>
          </w:p>
        </w:tc>
      </w:tr>
      <w:tr w:rsidR="00232F06" w:rsidRPr="00534686" w14:paraId="2890ADB3"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BABA01B" w14:textId="7E094C2F" w:rsidR="00232F06" w:rsidRPr="00534686" w:rsidRDefault="00232F06" w:rsidP="00BF4CAB">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MH</w:t>
            </w:r>
            <w:r w:rsidR="006B128C">
              <w:rPr>
                <w:rFonts w:ascii="Arial" w:eastAsia="Times New Roman" w:hAnsi="Arial" w:cs="Arial"/>
                <w:color w:val="000000"/>
                <w:sz w:val="20"/>
                <w:szCs w:val="20"/>
                <w:lang w:val="en-ZA" w:eastAsia="en-ZA"/>
              </w:rPr>
              <w:t>Z</w:t>
            </w:r>
          </w:p>
        </w:tc>
        <w:tc>
          <w:tcPr>
            <w:tcW w:w="3365" w:type="dxa"/>
            <w:tcBorders>
              <w:top w:val="nil"/>
              <w:left w:val="nil"/>
              <w:bottom w:val="single" w:sz="4" w:space="0" w:color="auto"/>
              <w:right w:val="single" w:sz="4" w:space="0" w:color="auto"/>
            </w:tcBorders>
            <w:shd w:val="clear" w:color="auto" w:fill="auto"/>
            <w:vAlign w:val="center"/>
            <w:hideMark/>
          </w:tcPr>
          <w:p w14:paraId="022A371B"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Megahertz</w:t>
            </w:r>
          </w:p>
        </w:tc>
      </w:tr>
    </w:tbl>
    <w:p w14:paraId="7B886879" w14:textId="25ED9F86" w:rsidR="007F594D" w:rsidRPr="00534686" w:rsidRDefault="007F594D" w:rsidP="004A0DA0">
      <w:pPr>
        <w:spacing w:before="0" w:after="0"/>
        <w:rPr>
          <w:rFonts w:ascii="Arial" w:hAnsi="Arial" w:cs="Arial"/>
          <w:b/>
          <w:sz w:val="20"/>
          <w:szCs w:val="20"/>
        </w:rPr>
      </w:pPr>
    </w:p>
    <w:p w14:paraId="52DDD0AD" w14:textId="4DBFF7D2" w:rsidR="009E30D2" w:rsidRPr="00342BE6" w:rsidRDefault="009E30D2" w:rsidP="00495A22">
      <w:pPr>
        <w:spacing w:before="0" w:after="0"/>
        <w:ind w:left="144"/>
        <w:rPr>
          <w:rFonts w:ascii="Arial" w:hAnsi="Arial" w:cs="Arial"/>
          <w:b/>
          <w:sz w:val="20"/>
          <w:szCs w:val="20"/>
        </w:rPr>
      </w:pPr>
    </w:p>
    <w:p w14:paraId="4FB79EA8" w14:textId="1A249B12"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Length</w:t>
      </w:r>
    </w:p>
    <w:tbl>
      <w:tblPr>
        <w:tblW w:w="5245" w:type="dxa"/>
        <w:tblInd w:w="-5" w:type="dxa"/>
        <w:tblLook w:val="04A0" w:firstRow="1" w:lastRow="0" w:firstColumn="1" w:lastColumn="0" w:noHBand="0" w:noVBand="1"/>
      </w:tblPr>
      <w:tblGrid>
        <w:gridCol w:w="1880"/>
        <w:gridCol w:w="3365"/>
      </w:tblGrid>
      <w:tr w:rsidR="003745B9" w:rsidRPr="00B93ACC" w14:paraId="686755F3"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722C55EA"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29E8F0B7"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29909671"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FC12280" w14:textId="45BCABB3"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CM</w:t>
            </w:r>
          </w:p>
        </w:tc>
        <w:tc>
          <w:tcPr>
            <w:tcW w:w="3365" w:type="dxa"/>
            <w:tcBorders>
              <w:top w:val="nil"/>
              <w:left w:val="nil"/>
              <w:bottom w:val="single" w:sz="4" w:space="0" w:color="auto"/>
              <w:right w:val="single" w:sz="4" w:space="0" w:color="auto"/>
            </w:tcBorders>
            <w:shd w:val="clear" w:color="auto" w:fill="auto"/>
            <w:vAlign w:val="center"/>
            <w:hideMark/>
          </w:tcPr>
          <w:p w14:paraId="1F5561AB" w14:textId="364CBA3B"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Centimetre</w:t>
            </w:r>
            <w:r w:rsidR="006B128C">
              <w:rPr>
                <w:rFonts w:ascii="Arial" w:eastAsia="Times New Roman" w:hAnsi="Arial" w:cs="Arial"/>
                <w:color w:val="000000"/>
                <w:sz w:val="20"/>
                <w:szCs w:val="20"/>
                <w:lang w:val="en-ZA" w:eastAsia="en-ZA"/>
              </w:rPr>
              <w:t xml:space="preserve"> (Only to be used for Clothing related dimensions)</w:t>
            </w:r>
          </w:p>
        </w:tc>
      </w:tr>
      <w:tr w:rsidR="00B4733B" w:rsidRPr="00342BE6" w14:paraId="3C3FE32E"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6298963" w14:textId="7213B8FB"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FT</w:t>
            </w:r>
          </w:p>
        </w:tc>
        <w:tc>
          <w:tcPr>
            <w:tcW w:w="3365" w:type="dxa"/>
            <w:tcBorders>
              <w:top w:val="nil"/>
              <w:left w:val="nil"/>
              <w:bottom w:val="single" w:sz="4" w:space="0" w:color="auto"/>
              <w:right w:val="single" w:sz="4" w:space="0" w:color="auto"/>
            </w:tcBorders>
            <w:shd w:val="clear" w:color="auto" w:fill="auto"/>
            <w:vAlign w:val="center"/>
            <w:hideMark/>
          </w:tcPr>
          <w:p w14:paraId="3288916D"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Feet</w:t>
            </w:r>
          </w:p>
        </w:tc>
      </w:tr>
      <w:tr w:rsidR="00B4733B" w:rsidRPr="00342BE6" w14:paraId="00C83C1E"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9FB3AB8" w14:textId="79AC75E8"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IN</w:t>
            </w:r>
          </w:p>
        </w:tc>
        <w:tc>
          <w:tcPr>
            <w:tcW w:w="3365" w:type="dxa"/>
            <w:tcBorders>
              <w:top w:val="nil"/>
              <w:left w:val="nil"/>
              <w:bottom w:val="single" w:sz="4" w:space="0" w:color="auto"/>
              <w:right w:val="single" w:sz="4" w:space="0" w:color="auto"/>
            </w:tcBorders>
            <w:shd w:val="clear" w:color="auto" w:fill="auto"/>
            <w:vAlign w:val="center"/>
            <w:hideMark/>
          </w:tcPr>
          <w:p w14:paraId="36088AF9"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Inch</w:t>
            </w:r>
          </w:p>
        </w:tc>
      </w:tr>
      <w:tr w:rsidR="00B4733B" w:rsidRPr="00342BE6" w14:paraId="7FF278C9"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CB6ED38" w14:textId="683447E1"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KM</w:t>
            </w:r>
          </w:p>
        </w:tc>
        <w:tc>
          <w:tcPr>
            <w:tcW w:w="3365" w:type="dxa"/>
            <w:tcBorders>
              <w:top w:val="nil"/>
              <w:left w:val="nil"/>
              <w:bottom w:val="single" w:sz="4" w:space="0" w:color="auto"/>
              <w:right w:val="single" w:sz="4" w:space="0" w:color="auto"/>
            </w:tcBorders>
            <w:shd w:val="clear" w:color="auto" w:fill="auto"/>
            <w:vAlign w:val="center"/>
            <w:hideMark/>
          </w:tcPr>
          <w:p w14:paraId="30B7382A"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Kilometre</w:t>
            </w:r>
          </w:p>
        </w:tc>
      </w:tr>
      <w:tr w:rsidR="00B4733B" w:rsidRPr="00342BE6" w14:paraId="11A0813D"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410B131" w14:textId="38B673A8"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LG</w:t>
            </w:r>
          </w:p>
        </w:tc>
        <w:tc>
          <w:tcPr>
            <w:tcW w:w="3365" w:type="dxa"/>
            <w:tcBorders>
              <w:top w:val="nil"/>
              <w:left w:val="nil"/>
              <w:bottom w:val="single" w:sz="4" w:space="0" w:color="auto"/>
              <w:right w:val="single" w:sz="4" w:space="0" w:color="auto"/>
            </w:tcBorders>
            <w:shd w:val="clear" w:color="auto" w:fill="auto"/>
            <w:noWrap/>
            <w:vAlign w:val="center"/>
            <w:hideMark/>
          </w:tcPr>
          <w:p w14:paraId="5F6A71E7"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Length</w:t>
            </w:r>
          </w:p>
        </w:tc>
      </w:tr>
      <w:tr w:rsidR="00B4733B" w:rsidRPr="00342BE6" w14:paraId="7EEAA9DB"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58ABE3A" w14:textId="4A7FC39B"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w:t>
            </w:r>
          </w:p>
        </w:tc>
        <w:tc>
          <w:tcPr>
            <w:tcW w:w="3365" w:type="dxa"/>
            <w:tcBorders>
              <w:top w:val="nil"/>
              <w:left w:val="nil"/>
              <w:bottom w:val="single" w:sz="4" w:space="0" w:color="auto"/>
              <w:right w:val="single" w:sz="4" w:space="0" w:color="auto"/>
            </w:tcBorders>
            <w:shd w:val="clear" w:color="auto" w:fill="auto"/>
            <w:vAlign w:val="center"/>
            <w:hideMark/>
          </w:tcPr>
          <w:p w14:paraId="46B09255"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Meter</w:t>
            </w:r>
          </w:p>
        </w:tc>
      </w:tr>
      <w:tr w:rsidR="00B4733B" w:rsidRPr="00342BE6" w14:paraId="485857EE"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B8334BE" w14:textId="227FE767"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MI</w:t>
            </w:r>
          </w:p>
        </w:tc>
        <w:tc>
          <w:tcPr>
            <w:tcW w:w="3365" w:type="dxa"/>
            <w:tcBorders>
              <w:top w:val="nil"/>
              <w:left w:val="nil"/>
              <w:bottom w:val="single" w:sz="4" w:space="0" w:color="auto"/>
              <w:right w:val="single" w:sz="4" w:space="0" w:color="auto"/>
            </w:tcBorders>
            <w:shd w:val="clear" w:color="auto" w:fill="auto"/>
            <w:vAlign w:val="center"/>
            <w:hideMark/>
          </w:tcPr>
          <w:p w14:paraId="438B0C01"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Mile</w:t>
            </w:r>
          </w:p>
        </w:tc>
      </w:tr>
      <w:tr w:rsidR="00B4733B" w:rsidRPr="00342BE6" w14:paraId="7ACDCD0E"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0322FF0" w14:textId="1FDD28F2"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MM</w:t>
            </w:r>
          </w:p>
        </w:tc>
        <w:tc>
          <w:tcPr>
            <w:tcW w:w="3365" w:type="dxa"/>
            <w:tcBorders>
              <w:top w:val="nil"/>
              <w:left w:val="nil"/>
              <w:bottom w:val="single" w:sz="4" w:space="0" w:color="auto"/>
              <w:right w:val="single" w:sz="4" w:space="0" w:color="auto"/>
            </w:tcBorders>
            <w:shd w:val="clear" w:color="auto" w:fill="auto"/>
            <w:vAlign w:val="center"/>
            <w:hideMark/>
          </w:tcPr>
          <w:p w14:paraId="2065C1F0"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Millimetre</w:t>
            </w:r>
          </w:p>
        </w:tc>
      </w:tr>
      <w:tr w:rsidR="00B4733B" w:rsidRPr="00342BE6" w14:paraId="63CE6386"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AEF43EB" w14:textId="02788D2E"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RL</w:t>
            </w:r>
          </w:p>
        </w:tc>
        <w:tc>
          <w:tcPr>
            <w:tcW w:w="3365" w:type="dxa"/>
            <w:tcBorders>
              <w:top w:val="nil"/>
              <w:left w:val="nil"/>
              <w:bottom w:val="single" w:sz="4" w:space="0" w:color="auto"/>
              <w:right w:val="single" w:sz="4" w:space="0" w:color="auto"/>
            </w:tcBorders>
            <w:shd w:val="clear" w:color="auto" w:fill="auto"/>
            <w:noWrap/>
            <w:vAlign w:val="center"/>
            <w:hideMark/>
          </w:tcPr>
          <w:p w14:paraId="680D5DA5"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Roll</w:t>
            </w:r>
          </w:p>
        </w:tc>
      </w:tr>
      <w:tr w:rsidR="00B4733B" w:rsidRPr="00342BE6" w14:paraId="035D7DD6"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CEAAF" w14:textId="65CCD934"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YD</w:t>
            </w:r>
          </w:p>
        </w:tc>
        <w:tc>
          <w:tcPr>
            <w:tcW w:w="3365" w:type="dxa"/>
            <w:tcBorders>
              <w:top w:val="single" w:sz="4" w:space="0" w:color="auto"/>
              <w:left w:val="nil"/>
              <w:bottom w:val="single" w:sz="4" w:space="0" w:color="auto"/>
              <w:right w:val="single" w:sz="4" w:space="0" w:color="auto"/>
            </w:tcBorders>
            <w:shd w:val="clear" w:color="auto" w:fill="auto"/>
            <w:vAlign w:val="center"/>
            <w:hideMark/>
          </w:tcPr>
          <w:p w14:paraId="73544810"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Yard</w:t>
            </w:r>
          </w:p>
        </w:tc>
      </w:tr>
      <w:tr w:rsidR="00501E5D" w:rsidRPr="00342BE6" w14:paraId="4CD44517"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0CFF290E" w14:textId="7EB58245" w:rsidR="00501E5D"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UM</w:t>
            </w:r>
          </w:p>
        </w:tc>
        <w:tc>
          <w:tcPr>
            <w:tcW w:w="3365" w:type="dxa"/>
            <w:tcBorders>
              <w:top w:val="single" w:sz="4" w:space="0" w:color="auto"/>
              <w:left w:val="nil"/>
              <w:bottom w:val="single" w:sz="4" w:space="0" w:color="auto"/>
              <w:right w:val="single" w:sz="4" w:space="0" w:color="auto"/>
            </w:tcBorders>
            <w:shd w:val="clear" w:color="auto" w:fill="auto"/>
            <w:vAlign w:val="center"/>
          </w:tcPr>
          <w:p w14:paraId="33D6A713" w14:textId="0A0E3F86" w:rsidR="00501E5D" w:rsidRPr="00342BE6" w:rsidRDefault="00501E5D" w:rsidP="00342BE6">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Micron</w:t>
            </w:r>
          </w:p>
        </w:tc>
      </w:tr>
    </w:tbl>
    <w:p w14:paraId="63EA7665" w14:textId="77777777" w:rsidR="006B128C" w:rsidRDefault="006B128C" w:rsidP="00495A22">
      <w:pPr>
        <w:spacing w:before="0" w:after="0"/>
        <w:ind w:left="144"/>
        <w:rPr>
          <w:rFonts w:ascii="Arial" w:hAnsi="Arial" w:cs="Arial"/>
          <w:sz w:val="20"/>
          <w:szCs w:val="20"/>
        </w:rPr>
      </w:pPr>
      <w:r>
        <w:rPr>
          <w:rFonts w:ascii="Arial" w:hAnsi="Arial" w:cs="Arial"/>
          <w:sz w:val="20"/>
          <w:szCs w:val="20"/>
        </w:rPr>
        <w:t xml:space="preserve">Note: </w:t>
      </w:r>
    </w:p>
    <w:p w14:paraId="617F02AC" w14:textId="751AC7D6" w:rsidR="00B4733B" w:rsidRDefault="006B128C" w:rsidP="00495A22">
      <w:pPr>
        <w:spacing w:before="0" w:after="0"/>
        <w:ind w:left="144"/>
        <w:rPr>
          <w:rFonts w:ascii="Arial" w:hAnsi="Arial" w:cs="Arial"/>
          <w:sz w:val="20"/>
          <w:szCs w:val="20"/>
        </w:rPr>
      </w:pPr>
      <w:r>
        <w:rPr>
          <w:rFonts w:ascii="Arial" w:hAnsi="Arial" w:cs="Arial"/>
          <w:sz w:val="20"/>
          <w:szCs w:val="20"/>
        </w:rPr>
        <w:t>Less than 1000 MM = MM</w:t>
      </w:r>
    </w:p>
    <w:p w14:paraId="6CC70D53" w14:textId="13F3D4B1" w:rsidR="006B128C" w:rsidRDefault="006B128C" w:rsidP="00495A22">
      <w:pPr>
        <w:spacing w:before="0" w:after="0"/>
        <w:ind w:left="144"/>
        <w:rPr>
          <w:rFonts w:ascii="Arial" w:hAnsi="Arial" w:cs="Arial"/>
          <w:sz w:val="20"/>
          <w:szCs w:val="20"/>
        </w:rPr>
      </w:pPr>
      <w:r>
        <w:rPr>
          <w:rFonts w:ascii="Arial" w:hAnsi="Arial" w:cs="Arial"/>
          <w:sz w:val="20"/>
          <w:szCs w:val="20"/>
        </w:rPr>
        <w:t>Greater than 1000 MM = M</w:t>
      </w:r>
    </w:p>
    <w:p w14:paraId="0C33565B" w14:textId="047BB567" w:rsidR="006B128C" w:rsidRDefault="006B128C" w:rsidP="00495A22">
      <w:pPr>
        <w:spacing w:before="0" w:after="0"/>
        <w:ind w:left="144"/>
        <w:rPr>
          <w:rFonts w:ascii="Arial" w:hAnsi="Arial" w:cs="Arial"/>
          <w:sz w:val="20"/>
          <w:szCs w:val="20"/>
        </w:rPr>
      </w:pPr>
      <w:r>
        <w:rPr>
          <w:rFonts w:ascii="Arial" w:hAnsi="Arial" w:cs="Arial"/>
          <w:sz w:val="20"/>
          <w:szCs w:val="20"/>
        </w:rPr>
        <w:t>Greater than 1000 M = KM</w:t>
      </w:r>
    </w:p>
    <w:p w14:paraId="4663FF72" w14:textId="77777777" w:rsidR="006B128C" w:rsidRPr="00342BE6" w:rsidRDefault="006B128C" w:rsidP="00495A22">
      <w:pPr>
        <w:spacing w:before="0" w:after="0"/>
        <w:ind w:left="144"/>
        <w:rPr>
          <w:rFonts w:ascii="Arial" w:hAnsi="Arial" w:cs="Arial"/>
          <w:sz w:val="20"/>
          <w:szCs w:val="20"/>
        </w:rPr>
      </w:pPr>
    </w:p>
    <w:p w14:paraId="2F5C2FBE" w14:textId="145394DE"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 xml:space="preserve">Nominal Pipe </w:t>
      </w:r>
      <w:r w:rsidR="006B128C">
        <w:rPr>
          <w:rFonts w:ascii="Arial" w:hAnsi="Arial" w:cs="Arial"/>
          <w:b/>
          <w:sz w:val="20"/>
          <w:szCs w:val="20"/>
        </w:rPr>
        <w:t>S</w:t>
      </w:r>
      <w:r w:rsidRPr="00342BE6">
        <w:rPr>
          <w:rFonts w:ascii="Arial" w:hAnsi="Arial" w:cs="Arial"/>
          <w:b/>
          <w:sz w:val="20"/>
          <w:szCs w:val="20"/>
        </w:rPr>
        <w:t>izes</w:t>
      </w:r>
    </w:p>
    <w:tbl>
      <w:tblPr>
        <w:tblW w:w="5245" w:type="dxa"/>
        <w:tblInd w:w="-5" w:type="dxa"/>
        <w:tblLook w:val="04A0" w:firstRow="1" w:lastRow="0" w:firstColumn="1" w:lastColumn="0" w:noHBand="0" w:noVBand="1"/>
      </w:tblPr>
      <w:tblGrid>
        <w:gridCol w:w="1880"/>
        <w:gridCol w:w="3365"/>
      </w:tblGrid>
      <w:tr w:rsidR="003745B9" w:rsidRPr="00B93ACC" w14:paraId="6857E13F"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B7F1EBE"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76CB17AB"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672E7C75" w14:textId="77777777" w:rsidTr="000D2CBF">
        <w:trPr>
          <w:trHeight w:val="288"/>
        </w:trPr>
        <w:tc>
          <w:tcPr>
            <w:tcW w:w="1880" w:type="dxa"/>
            <w:tcBorders>
              <w:top w:val="nil"/>
              <w:left w:val="single" w:sz="4" w:space="0" w:color="auto"/>
              <w:bottom w:val="nil"/>
              <w:right w:val="single" w:sz="4" w:space="0" w:color="auto"/>
            </w:tcBorders>
            <w:shd w:val="clear" w:color="auto" w:fill="auto"/>
            <w:vAlign w:val="center"/>
            <w:hideMark/>
          </w:tcPr>
          <w:p w14:paraId="28B97A76" w14:textId="6582CF9B"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SCH</w:t>
            </w:r>
          </w:p>
        </w:tc>
        <w:tc>
          <w:tcPr>
            <w:tcW w:w="3365" w:type="dxa"/>
            <w:tcBorders>
              <w:top w:val="nil"/>
              <w:left w:val="nil"/>
              <w:bottom w:val="nil"/>
              <w:right w:val="single" w:sz="4" w:space="0" w:color="auto"/>
            </w:tcBorders>
            <w:shd w:val="clear" w:color="auto" w:fill="auto"/>
            <w:vAlign w:val="center"/>
            <w:hideMark/>
          </w:tcPr>
          <w:p w14:paraId="6E9BB9A9"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Schedule</w:t>
            </w:r>
          </w:p>
        </w:tc>
      </w:tr>
      <w:tr w:rsidR="006B128C" w:rsidRPr="00342BE6" w14:paraId="2C66EA38"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tcPr>
          <w:p w14:paraId="0BB95912" w14:textId="2E9B2802" w:rsidR="006B128C" w:rsidRPr="00342BE6" w:rsidDel="006B128C" w:rsidRDefault="006B128C" w:rsidP="00BF4CAB">
            <w:pPr>
              <w:spacing w:before="0" w:after="0" w:line="240" w:lineRule="auto"/>
              <w:ind w:left="144"/>
              <w:jc w:val="center"/>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NPS</w:t>
            </w:r>
          </w:p>
        </w:tc>
        <w:tc>
          <w:tcPr>
            <w:tcW w:w="3365" w:type="dxa"/>
            <w:tcBorders>
              <w:top w:val="nil"/>
              <w:left w:val="nil"/>
              <w:bottom w:val="single" w:sz="4" w:space="0" w:color="auto"/>
              <w:right w:val="single" w:sz="4" w:space="0" w:color="auto"/>
            </w:tcBorders>
            <w:shd w:val="clear" w:color="auto" w:fill="auto"/>
            <w:vAlign w:val="center"/>
          </w:tcPr>
          <w:p w14:paraId="609AC43B" w14:textId="556E97B1" w:rsidR="006B128C" w:rsidRPr="00342BE6" w:rsidRDefault="006B128C" w:rsidP="00342BE6">
            <w:pPr>
              <w:spacing w:before="0" w:after="0" w:line="240" w:lineRule="auto"/>
              <w:ind w:left="144"/>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Nominal Pipe Size</w:t>
            </w:r>
          </w:p>
        </w:tc>
      </w:tr>
    </w:tbl>
    <w:p w14:paraId="3BF01B7E" w14:textId="77777777" w:rsidR="00B4733B" w:rsidRPr="00495A22" w:rsidRDefault="00B4733B" w:rsidP="00495A22">
      <w:pPr>
        <w:spacing w:before="0" w:after="0"/>
        <w:ind w:left="144"/>
        <w:rPr>
          <w:rFonts w:ascii="Arial" w:hAnsi="Arial" w:cs="Arial"/>
          <w:b/>
          <w:sz w:val="20"/>
          <w:szCs w:val="20"/>
        </w:rPr>
      </w:pPr>
    </w:p>
    <w:p w14:paraId="36CDA22A" w14:textId="04C0C260"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Power Unit</w:t>
      </w:r>
    </w:p>
    <w:tbl>
      <w:tblPr>
        <w:tblW w:w="5245" w:type="dxa"/>
        <w:tblInd w:w="-5" w:type="dxa"/>
        <w:tblLook w:val="04A0" w:firstRow="1" w:lastRow="0" w:firstColumn="1" w:lastColumn="0" w:noHBand="0" w:noVBand="1"/>
      </w:tblPr>
      <w:tblGrid>
        <w:gridCol w:w="1880"/>
        <w:gridCol w:w="3365"/>
      </w:tblGrid>
      <w:tr w:rsidR="003745B9" w:rsidRPr="00B93ACC" w14:paraId="7B85F528"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6074EA86"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0055ED87"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2564A" w:rsidRPr="00342BE6" w14:paraId="04E064ED"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D508815" w14:textId="666347AC" w:rsidR="003511C2"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HP</w:t>
            </w:r>
          </w:p>
        </w:tc>
        <w:tc>
          <w:tcPr>
            <w:tcW w:w="3365" w:type="dxa"/>
            <w:tcBorders>
              <w:top w:val="nil"/>
              <w:left w:val="nil"/>
              <w:bottom w:val="single" w:sz="4" w:space="0" w:color="auto"/>
              <w:right w:val="single" w:sz="4" w:space="0" w:color="auto"/>
            </w:tcBorders>
            <w:shd w:val="clear" w:color="auto" w:fill="auto"/>
            <w:vAlign w:val="center"/>
            <w:hideMark/>
          </w:tcPr>
          <w:p w14:paraId="75818536" w14:textId="77777777" w:rsidR="003511C2" w:rsidRPr="00342BE6" w:rsidRDefault="003511C2"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Horsepower</w:t>
            </w:r>
          </w:p>
        </w:tc>
      </w:tr>
      <w:tr w:rsidR="00BF4CAB" w:rsidRPr="00342BE6" w14:paraId="2680C844"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5476CFC1" w14:textId="083FD731" w:rsidR="00BF4CAB" w:rsidRPr="00342BE6" w:rsidRDefault="00BF4CAB" w:rsidP="00BF4CAB">
            <w:pPr>
              <w:spacing w:before="0" w:after="0" w:line="240" w:lineRule="auto"/>
              <w:jc w:val="center"/>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W</w:t>
            </w:r>
          </w:p>
        </w:tc>
        <w:tc>
          <w:tcPr>
            <w:tcW w:w="3365" w:type="dxa"/>
            <w:tcBorders>
              <w:top w:val="single" w:sz="4" w:space="0" w:color="auto"/>
              <w:left w:val="nil"/>
              <w:bottom w:val="single" w:sz="4" w:space="0" w:color="auto"/>
              <w:right w:val="single" w:sz="4" w:space="0" w:color="auto"/>
            </w:tcBorders>
            <w:shd w:val="clear" w:color="auto" w:fill="auto"/>
            <w:vAlign w:val="center"/>
          </w:tcPr>
          <w:p w14:paraId="6D0CFE32" w14:textId="497A5FDD" w:rsidR="00BF4CAB" w:rsidRPr="00342BE6" w:rsidRDefault="00BF4CAB" w:rsidP="00342BE6">
            <w:pPr>
              <w:spacing w:before="0" w:after="0" w:line="240" w:lineRule="auto"/>
              <w:ind w:left="144"/>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Watt</w:t>
            </w:r>
          </w:p>
        </w:tc>
      </w:tr>
    </w:tbl>
    <w:p w14:paraId="747D2920" w14:textId="0647F104" w:rsidR="00970FF3" w:rsidRPr="00342BE6" w:rsidRDefault="00970FF3" w:rsidP="00495A22">
      <w:pPr>
        <w:spacing w:before="0" w:after="0"/>
        <w:ind w:left="144"/>
        <w:rPr>
          <w:rFonts w:ascii="Arial" w:hAnsi="Arial" w:cs="Arial"/>
          <w:b/>
          <w:sz w:val="20"/>
          <w:szCs w:val="20"/>
        </w:rPr>
      </w:pPr>
    </w:p>
    <w:p w14:paraId="597BF760" w14:textId="21D7F275" w:rsidR="003511C2" w:rsidRPr="00342BE6"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Pressure Ratings</w:t>
      </w:r>
    </w:p>
    <w:p w14:paraId="03CDF445" w14:textId="1CB2D0B8" w:rsidR="003511C2" w:rsidRDefault="003511C2" w:rsidP="00495A22">
      <w:pPr>
        <w:pStyle w:val="BodyText"/>
        <w:spacing w:before="0" w:after="0"/>
        <w:ind w:left="144"/>
        <w:rPr>
          <w:rFonts w:ascii="Arial" w:hAnsi="Arial" w:cs="Arial"/>
          <w:b w:val="0"/>
          <w:bCs/>
          <w:snapToGrid w:val="0"/>
          <w:sz w:val="20"/>
          <w:szCs w:val="20"/>
          <w:lang w:val="en-US"/>
        </w:rPr>
      </w:pPr>
      <w:r w:rsidRPr="00342BE6">
        <w:rPr>
          <w:rFonts w:ascii="Arial" w:hAnsi="Arial" w:cs="Arial"/>
          <w:b w:val="0"/>
          <w:snapToGrid w:val="0"/>
          <w:color w:val="000000"/>
          <w:sz w:val="20"/>
          <w:szCs w:val="20"/>
          <w:lang w:val="en-US"/>
        </w:rPr>
        <w:t xml:space="preserve">DO NOT Convert PSIG, PSID or PSIA Ratings. </w:t>
      </w:r>
      <w:r w:rsidRPr="00342BE6">
        <w:rPr>
          <w:rFonts w:ascii="Arial" w:hAnsi="Arial" w:cs="Arial"/>
          <w:b w:val="0"/>
          <w:snapToGrid w:val="0"/>
          <w:color w:val="000000"/>
          <w:sz w:val="20"/>
          <w:szCs w:val="20"/>
          <w:lang w:val="en-US"/>
        </w:rPr>
        <w:br/>
        <w:t>DO NOT Convert PSI to LB for Pressure Gauges, Switches and Transmitters.</w:t>
      </w:r>
      <w:r w:rsidRPr="00342BE6">
        <w:rPr>
          <w:rFonts w:ascii="Arial" w:hAnsi="Arial" w:cs="Arial"/>
          <w:b w:val="0"/>
          <w:snapToGrid w:val="0"/>
          <w:color w:val="000000"/>
          <w:sz w:val="20"/>
          <w:szCs w:val="20"/>
          <w:lang w:val="en-US"/>
        </w:rPr>
        <w:br/>
      </w:r>
      <w:r w:rsidRPr="00342BE6">
        <w:rPr>
          <w:rFonts w:ascii="Arial" w:hAnsi="Arial" w:cs="Arial"/>
          <w:b w:val="0"/>
          <w:snapToGrid w:val="0"/>
          <w:sz w:val="20"/>
          <w:szCs w:val="20"/>
          <w:lang w:val="en-US"/>
        </w:rPr>
        <w:t xml:space="preserve">DO NOT Convert </w:t>
      </w:r>
      <w:r w:rsidRPr="00342BE6">
        <w:rPr>
          <w:rFonts w:ascii="Arial" w:hAnsi="Arial" w:cs="Arial"/>
          <w:b w:val="0"/>
          <w:bCs/>
          <w:snapToGrid w:val="0"/>
          <w:sz w:val="20"/>
          <w:szCs w:val="20"/>
          <w:lang w:val="en-US"/>
        </w:rPr>
        <w:t>PSI to PSIG</w:t>
      </w:r>
    </w:p>
    <w:p w14:paraId="12FDD32D" w14:textId="36DCBB3E" w:rsidR="003745B9" w:rsidRDefault="003745B9" w:rsidP="003745B9">
      <w:pPr>
        <w:pStyle w:val="BodyText"/>
        <w:spacing w:before="0" w:after="0"/>
        <w:ind w:left="144"/>
        <w:rPr>
          <w:rFonts w:ascii="Arial" w:hAnsi="Arial" w:cs="Arial"/>
          <w:b w:val="0"/>
          <w:bCs/>
          <w:snapToGrid w:val="0"/>
          <w:sz w:val="20"/>
          <w:szCs w:val="20"/>
          <w:lang w:val="en-US"/>
        </w:rPr>
      </w:pPr>
    </w:p>
    <w:tbl>
      <w:tblPr>
        <w:tblW w:w="5387" w:type="dxa"/>
        <w:tblInd w:w="-5" w:type="dxa"/>
        <w:tblLook w:val="04A0" w:firstRow="1" w:lastRow="0" w:firstColumn="1" w:lastColumn="0" w:noHBand="0" w:noVBand="1"/>
      </w:tblPr>
      <w:tblGrid>
        <w:gridCol w:w="1880"/>
        <w:gridCol w:w="3507"/>
      </w:tblGrid>
      <w:tr w:rsidR="003745B9" w:rsidRPr="00B93ACC" w14:paraId="52337778"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6C665EFC"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2E56C795"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4A0336" w:rsidRPr="00342BE6" w14:paraId="1DF326E7" w14:textId="77777777" w:rsidTr="000D2CBF">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EB9A038" w14:textId="09C16D93"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BAR</w:t>
            </w:r>
          </w:p>
        </w:tc>
        <w:tc>
          <w:tcPr>
            <w:tcW w:w="3507" w:type="dxa"/>
            <w:tcBorders>
              <w:top w:val="nil"/>
              <w:left w:val="nil"/>
              <w:bottom w:val="single" w:sz="4" w:space="0" w:color="auto"/>
              <w:right w:val="single" w:sz="4" w:space="0" w:color="auto"/>
            </w:tcBorders>
            <w:shd w:val="clear" w:color="auto" w:fill="auto"/>
            <w:vAlign w:val="center"/>
            <w:hideMark/>
          </w:tcPr>
          <w:p w14:paraId="524436B2" w14:textId="77777777"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Bar</w:t>
            </w:r>
          </w:p>
        </w:tc>
      </w:tr>
      <w:tr w:rsidR="004A0336" w:rsidRPr="00342BE6" w14:paraId="6C4EC09B" w14:textId="77777777" w:rsidTr="000D2CBF">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14283666" w14:textId="5C955CF1" w:rsidR="004A0336" w:rsidRPr="00342BE6" w:rsidRDefault="006B128C" w:rsidP="006B128C">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HPA</w:t>
            </w:r>
          </w:p>
        </w:tc>
        <w:tc>
          <w:tcPr>
            <w:tcW w:w="3507" w:type="dxa"/>
            <w:tcBorders>
              <w:top w:val="nil"/>
              <w:left w:val="nil"/>
              <w:bottom w:val="single" w:sz="4" w:space="0" w:color="auto"/>
              <w:right w:val="single" w:sz="4" w:space="0" w:color="auto"/>
            </w:tcBorders>
            <w:shd w:val="clear" w:color="auto" w:fill="auto"/>
            <w:vAlign w:val="center"/>
          </w:tcPr>
          <w:p w14:paraId="65BBAFA9" w14:textId="34F904A4" w:rsidR="004A0336" w:rsidRPr="00342BE6" w:rsidRDefault="004A0336" w:rsidP="00342BE6">
            <w:pPr>
              <w:spacing w:before="0" w:after="0" w:line="240" w:lineRule="auto"/>
              <w:ind w:left="144"/>
              <w:rPr>
                <w:rFonts w:ascii="Arial" w:eastAsia="Times New Roman" w:hAnsi="Arial" w:cs="Arial"/>
                <w:color w:val="000000"/>
                <w:sz w:val="20"/>
                <w:szCs w:val="20"/>
                <w:lang w:val="en-US"/>
              </w:rPr>
            </w:pPr>
            <w:proofErr w:type="spellStart"/>
            <w:r w:rsidRPr="00342BE6">
              <w:rPr>
                <w:rFonts w:ascii="Arial" w:eastAsia="Times New Roman" w:hAnsi="Arial" w:cs="Arial"/>
                <w:color w:val="000000"/>
                <w:sz w:val="20"/>
                <w:szCs w:val="20"/>
                <w:lang w:val="en-US"/>
              </w:rPr>
              <w:t>Hecto</w:t>
            </w:r>
            <w:proofErr w:type="spellEnd"/>
            <w:r w:rsidRPr="00342BE6">
              <w:rPr>
                <w:rFonts w:ascii="Arial" w:eastAsia="Times New Roman" w:hAnsi="Arial" w:cs="Arial"/>
                <w:color w:val="000000"/>
                <w:sz w:val="20"/>
                <w:szCs w:val="20"/>
                <w:lang w:val="en-US"/>
              </w:rPr>
              <w:t xml:space="preserve"> Pascal</w:t>
            </w:r>
          </w:p>
        </w:tc>
      </w:tr>
      <w:tr w:rsidR="00B57F5F" w:rsidRPr="00342BE6" w14:paraId="4BFFFEE4"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439A779E" w14:textId="5F27924D" w:rsidR="00B57F5F" w:rsidRPr="00342BE6" w:rsidRDefault="006B128C" w:rsidP="006B128C">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lastRenderedPageBreak/>
              <w:t>KPA</w:t>
            </w:r>
          </w:p>
        </w:tc>
        <w:tc>
          <w:tcPr>
            <w:tcW w:w="3507" w:type="dxa"/>
            <w:tcBorders>
              <w:top w:val="nil"/>
              <w:left w:val="nil"/>
              <w:bottom w:val="single" w:sz="4" w:space="0" w:color="auto"/>
              <w:right w:val="single" w:sz="4" w:space="0" w:color="auto"/>
            </w:tcBorders>
            <w:shd w:val="clear" w:color="auto" w:fill="auto"/>
            <w:noWrap/>
            <w:vAlign w:val="center"/>
          </w:tcPr>
          <w:p w14:paraId="17EBCC0E" w14:textId="67E55B29" w:rsidR="00B57F5F" w:rsidRPr="00342BE6" w:rsidRDefault="00B57F5F" w:rsidP="00342BE6">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Kilo Pascal</w:t>
            </w:r>
          </w:p>
        </w:tc>
      </w:tr>
      <w:tr w:rsidR="00B57F5F" w:rsidRPr="00342BE6" w14:paraId="2196DEFA"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419EC730" w14:textId="0C248F88" w:rsidR="00B57F5F" w:rsidRPr="00342BE6" w:rsidRDefault="00B57F5F"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w:t>
            </w:r>
            <w:r w:rsidR="00BF4CAB">
              <w:rPr>
                <w:rFonts w:ascii="Arial" w:eastAsia="Times New Roman" w:hAnsi="Arial" w:cs="Arial"/>
                <w:color w:val="000000"/>
                <w:sz w:val="20"/>
                <w:szCs w:val="20"/>
                <w:lang w:val="en-US"/>
              </w:rPr>
              <w:t>P</w:t>
            </w:r>
            <w:r w:rsidR="006B128C">
              <w:rPr>
                <w:rFonts w:ascii="Arial" w:eastAsia="Times New Roman" w:hAnsi="Arial" w:cs="Arial"/>
                <w:color w:val="000000"/>
                <w:sz w:val="20"/>
                <w:szCs w:val="20"/>
                <w:lang w:val="en-US"/>
              </w:rPr>
              <w:t>A</w:t>
            </w:r>
          </w:p>
        </w:tc>
        <w:tc>
          <w:tcPr>
            <w:tcW w:w="3507" w:type="dxa"/>
            <w:tcBorders>
              <w:top w:val="nil"/>
              <w:left w:val="nil"/>
              <w:bottom w:val="single" w:sz="4" w:space="0" w:color="auto"/>
              <w:right w:val="single" w:sz="4" w:space="0" w:color="auto"/>
            </w:tcBorders>
            <w:shd w:val="clear" w:color="auto" w:fill="auto"/>
            <w:noWrap/>
            <w:vAlign w:val="center"/>
          </w:tcPr>
          <w:p w14:paraId="034C4F9D" w14:textId="74950F8D" w:rsidR="00B57F5F" w:rsidRPr="00342BE6" w:rsidRDefault="00B57F5F" w:rsidP="00342BE6">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Mega Pascal</w:t>
            </w:r>
          </w:p>
        </w:tc>
      </w:tr>
      <w:tr w:rsidR="004A0336" w:rsidRPr="00342BE6" w14:paraId="4BDA4DA8"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243FEED3" w14:textId="71A31C09"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MBAR</w:t>
            </w:r>
          </w:p>
        </w:tc>
        <w:tc>
          <w:tcPr>
            <w:tcW w:w="3507" w:type="dxa"/>
            <w:tcBorders>
              <w:top w:val="nil"/>
              <w:left w:val="nil"/>
              <w:bottom w:val="single" w:sz="4" w:space="0" w:color="auto"/>
              <w:right w:val="single" w:sz="4" w:space="0" w:color="auto"/>
            </w:tcBorders>
            <w:shd w:val="clear" w:color="auto" w:fill="auto"/>
            <w:noWrap/>
            <w:vAlign w:val="center"/>
          </w:tcPr>
          <w:p w14:paraId="43B9D983" w14:textId="5FF51E41" w:rsidR="004A0336" w:rsidRPr="00342BE6" w:rsidRDefault="004A0336" w:rsidP="00342BE6">
            <w:pPr>
              <w:spacing w:before="0" w:after="0" w:line="240" w:lineRule="auto"/>
              <w:ind w:left="144"/>
              <w:rPr>
                <w:rFonts w:ascii="Arial" w:eastAsia="Times New Roman" w:hAnsi="Arial" w:cs="Arial"/>
                <w:color w:val="000000"/>
                <w:sz w:val="20"/>
                <w:szCs w:val="20"/>
                <w:lang w:val="en-US"/>
              </w:rPr>
            </w:pPr>
            <w:proofErr w:type="spellStart"/>
            <w:r w:rsidRPr="00342BE6">
              <w:rPr>
                <w:rFonts w:ascii="Arial" w:eastAsia="Times New Roman" w:hAnsi="Arial" w:cs="Arial"/>
                <w:color w:val="000000"/>
                <w:sz w:val="20"/>
                <w:szCs w:val="20"/>
                <w:lang w:val="en-US"/>
              </w:rPr>
              <w:t>Millibar</w:t>
            </w:r>
            <w:proofErr w:type="spellEnd"/>
          </w:p>
        </w:tc>
      </w:tr>
      <w:tr w:rsidR="004A0336" w:rsidRPr="00342BE6" w14:paraId="58E9263F"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10E2026C" w14:textId="197777FD" w:rsidR="004A0336" w:rsidRPr="00342BE6" w:rsidRDefault="004A0336" w:rsidP="00BF4CAB">
            <w:pPr>
              <w:spacing w:before="0" w:after="0" w:line="240" w:lineRule="auto"/>
              <w:ind w:left="144"/>
              <w:jc w:val="center"/>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w:t>
            </w:r>
            <w:r w:rsidR="006B128C">
              <w:rPr>
                <w:rFonts w:ascii="Arial" w:eastAsia="Times New Roman" w:hAnsi="Arial" w:cs="Arial"/>
                <w:color w:val="000000"/>
                <w:sz w:val="20"/>
                <w:szCs w:val="20"/>
                <w:lang w:val="en-US"/>
              </w:rPr>
              <w:t>A</w:t>
            </w:r>
          </w:p>
        </w:tc>
        <w:tc>
          <w:tcPr>
            <w:tcW w:w="3507" w:type="dxa"/>
            <w:tcBorders>
              <w:top w:val="nil"/>
              <w:left w:val="nil"/>
              <w:bottom w:val="single" w:sz="4" w:space="0" w:color="auto"/>
              <w:right w:val="single" w:sz="4" w:space="0" w:color="auto"/>
            </w:tcBorders>
            <w:shd w:val="clear" w:color="auto" w:fill="auto"/>
            <w:noWrap/>
            <w:vAlign w:val="center"/>
          </w:tcPr>
          <w:p w14:paraId="49839B49" w14:textId="0B2A16C6"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Pascal</w:t>
            </w:r>
          </w:p>
        </w:tc>
      </w:tr>
      <w:tr w:rsidR="004A0336" w:rsidRPr="00342BE6" w14:paraId="1CA47D46"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036D19DB" w14:textId="7AFE196D"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PSI</w:t>
            </w:r>
          </w:p>
        </w:tc>
        <w:tc>
          <w:tcPr>
            <w:tcW w:w="3507" w:type="dxa"/>
            <w:tcBorders>
              <w:top w:val="nil"/>
              <w:left w:val="nil"/>
              <w:bottom w:val="single" w:sz="4" w:space="0" w:color="auto"/>
              <w:right w:val="single" w:sz="4" w:space="0" w:color="auto"/>
            </w:tcBorders>
            <w:shd w:val="clear" w:color="auto" w:fill="auto"/>
            <w:noWrap/>
            <w:vAlign w:val="center"/>
          </w:tcPr>
          <w:p w14:paraId="0B85874E" w14:textId="7407A18D"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Pounds per Square Inch</w:t>
            </w:r>
          </w:p>
        </w:tc>
      </w:tr>
      <w:tr w:rsidR="004A0336" w:rsidRPr="00342BE6" w14:paraId="6DEE5CF2"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6D66BA46" w14:textId="1F70D758"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PSID</w:t>
            </w:r>
          </w:p>
        </w:tc>
        <w:tc>
          <w:tcPr>
            <w:tcW w:w="3507" w:type="dxa"/>
            <w:tcBorders>
              <w:top w:val="nil"/>
              <w:left w:val="nil"/>
              <w:bottom w:val="single" w:sz="4" w:space="0" w:color="auto"/>
              <w:right w:val="single" w:sz="4" w:space="0" w:color="auto"/>
            </w:tcBorders>
            <w:shd w:val="clear" w:color="auto" w:fill="auto"/>
            <w:noWrap/>
            <w:vAlign w:val="center"/>
          </w:tcPr>
          <w:p w14:paraId="1904F316" w14:textId="1CB3CED7"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Pounds per Square Inch Differential</w:t>
            </w:r>
          </w:p>
        </w:tc>
      </w:tr>
      <w:tr w:rsidR="004A0336" w:rsidRPr="00342BE6" w14:paraId="353E1897" w14:textId="77777777" w:rsidTr="000D2CBF">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6C709477" w14:textId="47020E1B"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PSIG</w:t>
            </w:r>
          </w:p>
        </w:tc>
        <w:tc>
          <w:tcPr>
            <w:tcW w:w="3507" w:type="dxa"/>
            <w:tcBorders>
              <w:top w:val="nil"/>
              <w:left w:val="nil"/>
              <w:bottom w:val="single" w:sz="4" w:space="0" w:color="auto"/>
              <w:right w:val="single" w:sz="4" w:space="0" w:color="auto"/>
            </w:tcBorders>
            <w:shd w:val="clear" w:color="auto" w:fill="auto"/>
            <w:noWrap/>
            <w:vAlign w:val="center"/>
          </w:tcPr>
          <w:p w14:paraId="35FC9071" w14:textId="355B0C51"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Pounds per Square Gauge</w:t>
            </w:r>
          </w:p>
        </w:tc>
      </w:tr>
    </w:tbl>
    <w:p w14:paraId="6227ADA9" w14:textId="0C1DBF10" w:rsidR="00626962" w:rsidRPr="00342BE6" w:rsidRDefault="00626962" w:rsidP="00495A22">
      <w:pPr>
        <w:spacing w:before="0" w:after="0"/>
        <w:ind w:left="144"/>
        <w:rPr>
          <w:rFonts w:ascii="Arial" w:hAnsi="Arial" w:cs="Arial"/>
          <w:b/>
          <w:sz w:val="20"/>
          <w:szCs w:val="20"/>
        </w:rPr>
      </w:pPr>
    </w:p>
    <w:p w14:paraId="45A1687E" w14:textId="0FC944A7"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Shape</w:t>
      </w:r>
    </w:p>
    <w:tbl>
      <w:tblPr>
        <w:tblW w:w="5387" w:type="dxa"/>
        <w:tblInd w:w="-5" w:type="dxa"/>
        <w:tblLook w:val="04A0" w:firstRow="1" w:lastRow="0" w:firstColumn="1" w:lastColumn="0" w:noHBand="0" w:noVBand="1"/>
      </w:tblPr>
      <w:tblGrid>
        <w:gridCol w:w="1880"/>
        <w:gridCol w:w="3507"/>
      </w:tblGrid>
      <w:tr w:rsidR="00143EEB" w:rsidRPr="00B93ACC" w14:paraId="721783B8"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7AB38421"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53E0CCA4"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5DDEE552"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1755329D" w14:textId="29832DB8"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RND</w:t>
            </w:r>
          </w:p>
        </w:tc>
        <w:tc>
          <w:tcPr>
            <w:tcW w:w="3507" w:type="dxa"/>
            <w:tcBorders>
              <w:top w:val="nil"/>
              <w:left w:val="nil"/>
              <w:bottom w:val="single" w:sz="4" w:space="0" w:color="auto"/>
              <w:right w:val="single" w:sz="4" w:space="0" w:color="auto"/>
            </w:tcBorders>
            <w:shd w:val="clear" w:color="auto" w:fill="auto"/>
            <w:noWrap/>
            <w:vAlign w:val="bottom"/>
            <w:hideMark/>
          </w:tcPr>
          <w:p w14:paraId="3A8365A3"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Round</w:t>
            </w:r>
          </w:p>
        </w:tc>
      </w:tr>
      <w:tr w:rsidR="00B4733B" w:rsidRPr="00342BE6" w14:paraId="4056B12F"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4B106317" w14:textId="784A07F5"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SQ</w:t>
            </w:r>
          </w:p>
        </w:tc>
        <w:tc>
          <w:tcPr>
            <w:tcW w:w="3507" w:type="dxa"/>
            <w:tcBorders>
              <w:top w:val="nil"/>
              <w:left w:val="nil"/>
              <w:bottom w:val="single" w:sz="4" w:space="0" w:color="auto"/>
              <w:right w:val="single" w:sz="4" w:space="0" w:color="auto"/>
            </w:tcBorders>
            <w:shd w:val="clear" w:color="auto" w:fill="auto"/>
            <w:noWrap/>
            <w:vAlign w:val="bottom"/>
            <w:hideMark/>
          </w:tcPr>
          <w:p w14:paraId="4EB63D33"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Square</w:t>
            </w:r>
          </w:p>
        </w:tc>
      </w:tr>
      <w:tr w:rsidR="007115E8" w:rsidRPr="00342BE6" w14:paraId="6B07C2F3"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24DC56" w14:textId="4B20273B"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TRIA</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3D25B7C5" w14:textId="4EB1FDE2" w:rsidR="007115E8" w:rsidRPr="00342BE6" w:rsidRDefault="007115E8"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Triangle</w:t>
            </w:r>
          </w:p>
        </w:tc>
      </w:tr>
      <w:tr w:rsidR="007115E8" w:rsidRPr="00342BE6" w14:paraId="7111C1B2"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631A94" w14:textId="2B8DEB8F"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RECT</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50FF66A6" w14:textId="1C03EF39" w:rsidR="007115E8" w:rsidRPr="00342BE6" w:rsidRDefault="007115E8"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Rectangle</w:t>
            </w:r>
          </w:p>
        </w:tc>
      </w:tr>
      <w:tr w:rsidR="007115E8" w:rsidRPr="00342BE6" w14:paraId="6E2410AB"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77FCF6" w14:textId="7E92A0B7"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HEX</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24305B1C" w14:textId="5813E501" w:rsidR="007115E8" w:rsidRPr="00342BE6" w:rsidRDefault="004A0336"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US"/>
              </w:rPr>
              <w:t>Hexagon/</w:t>
            </w:r>
            <w:r w:rsidR="00A74C67" w:rsidRPr="00342BE6">
              <w:rPr>
                <w:rFonts w:ascii="Arial" w:eastAsia="Times New Roman" w:hAnsi="Arial" w:cs="Arial"/>
                <w:color w:val="000000"/>
                <w:sz w:val="20"/>
                <w:szCs w:val="20"/>
                <w:lang w:val="en-US"/>
              </w:rPr>
              <w:t>Hexagonal</w:t>
            </w:r>
          </w:p>
        </w:tc>
      </w:tr>
      <w:tr w:rsidR="007115E8" w:rsidRPr="00342BE6" w14:paraId="51EF6705"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D30318" w14:textId="5A2C8F87"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OCT</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222A75A1" w14:textId="5AB8710E" w:rsidR="007115E8" w:rsidRPr="00342BE6" w:rsidRDefault="007115E8"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Octagon</w:t>
            </w:r>
          </w:p>
        </w:tc>
      </w:tr>
      <w:tr w:rsidR="007115E8" w:rsidRPr="00342BE6" w14:paraId="5AAF7864"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0CA788" w14:textId="7A8B2267"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HEP</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0B83CF2C" w14:textId="0500D97C" w:rsidR="007115E8" w:rsidRPr="00342BE6" w:rsidRDefault="007115E8"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Heptagon</w:t>
            </w:r>
          </w:p>
        </w:tc>
      </w:tr>
    </w:tbl>
    <w:p w14:paraId="093A969C" w14:textId="7BB9937C" w:rsidR="00143EEB" w:rsidRDefault="007115E8">
      <w:pPr>
        <w:spacing w:before="0" w:after="0"/>
        <w:ind w:left="144"/>
        <w:rPr>
          <w:rFonts w:ascii="Arial" w:hAnsi="Arial" w:cs="Arial"/>
          <w:b/>
          <w:sz w:val="20"/>
          <w:szCs w:val="20"/>
        </w:rPr>
      </w:pPr>
      <w:r w:rsidRPr="00342BE6">
        <w:rPr>
          <w:rFonts w:ascii="Arial" w:hAnsi="Arial" w:cs="Arial"/>
          <w:b/>
          <w:sz w:val="20"/>
          <w:szCs w:val="20"/>
        </w:rPr>
        <w:tab/>
      </w:r>
    </w:p>
    <w:p w14:paraId="6B92D9C7" w14:textId="77777777" w:rsidR="00B4733B" w:rsidRPr="00342BE6" w:rsidRDefault="00B4733B" w:rsidP="00495A22">
      <w:pPr>
        <w:spacing w:before="0" w:after="0"/>
        <w:ind w:left="144"/>
        <w:rPr>
          <w:rFonts w:ascii="Arial" w:hAnsi="Arial" w:cs="Arial"/>
          <w:b/>
          <w:sz w:val="20"/>
          <w:szCs w:val="20"/>
        </w:rPr>
      </w:pPr>
    </w:p>
    <w:p w14:paraId="2FFF21F2" w14:textId="30F4A1AD" w:rsidR="002A7E1E" w:rsidRDefault="002A7E1E"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Speed</w:t>
      </w:r>
    </w:p>
    <w:tbl>
      <w:tblPr>
        <w:tblW w:w="5387" w:type="dxa"/>
        <w:tblInd w:w="-5" w:type="dxa"/>
        <w:tblLook w:val="04A0" w:firstRow="1" w:lastRow="0" w:firstColumn="1" w:lastColumn="0" w:noHBand="0" w:noVBand="1"/>
      </w:tblPr>
      <w:tblGrid>
        <w:gridCol w:w="1880"/>
        <w:gridCol w:w="3507"/>
      </w:tblGrid>
      <w:tr w:rsidR="00143EEB" w:rsidRPr="00B93ACC" w14:paraId="1E0B06C2"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F2CF611"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0AE8BF99"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223948A2"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2A24A7A" w14:textId="46B3CCFE"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CPM</w:t>
            </w:r>
          </w:p>
        </w:tc>
        <w:tc>
          <w:tcPr>
            <w:tcW w:w="3507" w:type="dxa"/>
            <w:tcBorders>
              <w:top w:val="nil"/>
              <w:left w:val="nil"/>
              <w:bottom w:val="single" w:sz="4" w:space="0" w:color="auto"/>
              <w:right w:val="single" w:sz="4" w:space="0" w:color="auto"/>
            </w:tcBorders>
            <w:shd w:val="clear" w:color="auto" w:fill="auto"/>
            <w:vAlign w:val="center"/>
            <w:hideMark/>
          </w:tcPr>
          <w:p w14:paraId="57102A72"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Counts per minute</w:t>
            </w:r>
          </w:p>
        </w:tc>
      </w:tr>
      <w:tr w:rsidR="00B4733B" w:rsidRPr="00342BE6" w14:paraId="595AB922"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AA433F0" w14:textId="7ACC049C"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CW</w:t>
            </w:r>
          </w:p>
        </w:tc>
        <w:tc>
          <w:tcPr>
            <w:tcW w:w="3507" w:type="dxa"/>
            <w:tcBorders>
              <w:top w:val="nil"/>
              <w:left w:val="nil"/>
              <w:bottom w:val="single" w:sz="4" w:space="0" w:color="auto"/>
              <w:right w:val="single" w:sz="4" w:space="0" w:color="auto"/>
            </w:tcBorders>
            <w:shd w:val="clear" w:color="auto" w:fill="auto"/>
            <w:vAlign w:val="center"/>
            <w:hideMark/>
          </w:tcPr>
          <w:p w14:paraId="586943CB"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Continuous wave</w:t>
            </w:r>
          </w:p>
        </w:tc>
      </w:tr>
      <w:tr w:rsidR="00B4733B" w:rsidRPr="00342BE6" w14:paraId="5F7CD7C8"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87D26E5" w14:textId="7FD9DACA" w:rsidR="00B4733B" w:rsidRPr="00342BE6" w:rsidRDefault="006B128C" w:rsidP="006B128C">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FT/MIN</w:t>
            </w:r>
          </w:p>
        </w:tc>
        <w:tc>
          <w:tcPr>
            <w:tcW w:w="3507" w:type="dxa"/>
            <w:tcBorders>
              <w:top w:val="nil"/>
              <w:left w:val="nil"/>
              <w:bottom w:val="single" w:sz="4" w:space="0" w:color="auto"/>
              <w:right w:val="single" w:sz="4" w:space="0" w:color="auto"/>
            </w:tcBorders>
            <w:shd w:val="clear" w:color="auto" w:fill="auto"/>
            <w:vAlign w:val="center"/>
            <w:hideMark/>
          </w:tcPr>
          <w:p w14:paraId="4449D4FD"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Foot per minute</w:t>
            </w:r>
          </w:p>
        </w:tc>
      </w:tr>
      <w:tr w:rsidR="00B4733B" w:rsidRPr="00342BE6" w14:paraId="14B62DBF"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36F06BF" w14:textId="44E67DED" w:rsidR="00B4733B" w:rsidRPr="00342BE6" w:rsidRDefault="006B128C" w:rsidP="006B128C">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FT/SEC</w:t>
            </w:r>
          </w:p>
        </w:tc>
        <w:tc>
          <w:tcPr>
            <w:tcW w:w="3507" w:type="dxa"/>
            <w:tcBorders>
              <w:top w:val="nil"/>
              <w:left w:val="nil"/>
              <w:bottom w:val="single" w:sz="4" w:space="0" w:color="auto"/>
              <w:right w:val="single" w:sz="4" w:space="0" w:color="auto"/>
            </w:tcBorders>
            <w:shd w:val="clear" w:color="auto" w:fill="auto"/>
            <w:vAlign w:val="center"/>
            <w:hideMark/>
          </w:tcPr>
          <w:p w14:paraId="6562A739"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Foot per second</w:t>
            </w:r>
          </w:p>
        </w:tc>
      </w:tr>
      <w:tr w:rsidR="00B4733B" w:rsidRPr="00342BE6" w14:paraId="0B672B0E"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05AB6A" w14:textId="5979D7A5" w:rsidR="00B4733B" w:rsidRPr="00342BE6" w:rsidRDefault="006B128C" w:rsidP="006B128C">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KM/H</w:t>
            </w:r>
          </w:p>
        </w:tc>
        <w:tc>
          <w:tcPr>
            <w:tcW w:w="3507" w:type="dxa"/>
            <w:tcBorders>
              <w:top w:val="nil"/>
              <w:left w:val="nil"/>
              <w:bottom w:val="single" w:sz="4" w:space="0" w:color="auto"/>
              <w:right w:val="single" w:sz="4" w:space="0" w:color="auto"/>
            </w:tcBorders>
            <w:shd w:val="clear" w:color="auto" w:fill="auto"/>
            <w:vAlign w:val="center"/>
            <w:hideMark/>
          </w:tcPr>
          <w:p w14:paraId="708DCFBB"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Kilometre per hour</w:t>
            </w:r>
          </w:p>
        </w:tc>
      </w:tr>
      <w:tr w:rsidR="00B4733B" w:rsidRPr="00342BE6" w14:paraId="71E9350D"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FEB5DC7" w14:textId="3252BA05" w:rsidR="00B4733B" w:rsidRPr="00342BE6" w:rsidRDefault="006B128C" w:rsidP="006B128C">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MPH</w:t>
            </w:r>
          </w:p>
        </w:tc>
        <w:tc>
          <w:tcPr>
            <w:tcW w:w="3507" w:type="dxa"/>
            <w:tcBorders>
              <w:top w:val="nil"/>
              <w:left w:val="nil"/>
              <w:bottom w:val="single" w:sz="4" w:space="0" w:color="auto"/>
              <w:right w:val="single" w:sz="4" w:space="0" w:color="auto"/>
            </w:tcBorders>
            <w:shd w:val="clear" w:color="auto" w:fill="auto"/>
            <w:vAlign w:val="center"/>
            <w:hideMark/>
          </w:tcPr>
          <w:p w14:paraId="53795CC8"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Mile per hour</w:t>
            </w:r>
          </w:p>
        </w:tc>
      </w:tr>
      <w:tr w:rsidR="00B4733B" w:rsidRPr="00342BE6" w14:paraId="1FAC3289"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AA5301B" w14:textId="2AB72CEE"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M/S</w:t>
            </w:r>
          </w:p>
        </w:tc>
        <w:tc>
          <w:tcPr>
            <w:tcW w:w="3507" w:type="dxa"/>
            <w:tcBorders>
              <w:top w:val="nil"/>
              <w:left w:val="nil"/>
              <w:bottom w:val="single" w:sz="4" w:space="0" w:color="auto"/>
              <w:right w:val="single" w:sz="4" w:space="0" w:color="auto"/>
            </w:tcBorders>
            <w:shd w:val="clear" w:color="auto" w:fill="auto"/>
            <w:vAlign w:val="center"/>
            <w:hideMark/>
          </w:tcPr>
          <w:p w14:paraId="4E33435D"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Meter per second</w:t>
            </w:r>
          </w:p>
        </w:tc>
      </w:tr>
      <w:tr w:rsidR="00B4733B" w:rsidRPr="00342BE6" w14:paraId="6625BF2F"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1B6CE4" w14:textId="50437B81"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RPM</w:t>
            </w:r>
          </w:p>
        </w:tc>
        <w:tc>
          <w:tcPr>
            <w:tcW w:w="3507" w:type="dxa"/>
            <w:tcBorders>
              <w:top w:val="nil"/>
              <w:left w:val="nil"/>
              <w:bottom w:val="single" w:sz="4" w:space="0" w:color="auto"/>
              <w:right w:val="single" w:sz="4" w:space="0" w:color="auto"/>
            </w:tcBorders>
            <w:shd w:val="clear" w:color="auto" w:fill="auto"/>
            <w:vAlign w:val="center"/>
            <w:hideMark/>
          </w:tcPr>
          <w:p w14:paraId="332D265E"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Revolutions per minute</w:t>
            </w:r>
          </w:p>
        </w:tc>
      </w:tr>
      <w:tr w:rsidR="00B4733B" w:rsidRPr="00342BE6" w14:paraId="79A39CC8"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1246283" w14:textId="47E5E3EC"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RPS</w:t>
            </w:r>
          </w:p>
        </w:tc>
        <w:tc>
          <w:tcPr>
            <w:tcW w:w="3507" w:type="dxa"/>
            <w:tcBorders>
              <w:top w:val="nil"/>
              <w:left w:val="nil"/>
              <w:bottom w:val="single" w:sz="4" w:space="0" w:color="auto"/>
              <w:right w:val="single" w:sz="4" w:space="0" w:color="auto"/>
            </w:tcBorders>
            <w:shd w:val="clear" w:color="auto" w:fill="auto"/>
            <w:vAlign w:val="center"/>
            <w:hideMark/>
          </w:tcPr>
          <w:p w14:paraId="7BE41FC4"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Revolutions per second</w:t>
            </w:r>
          </w:p>
        </w:tc>
      </w:tr>
    </w:tbl>
    <w:p w14:paraId="29E659F1" w14:textId="77777777" w:rsidR="00B4733B" w:rsidRPr="00495A22" w:rsidRDefault="00B4733B" w:rsidP="00495A22">
      <w:pPr>
        <w:spacing w:before="0" w:after="0"/>
        <w:ind w:left="144"/>
        <w:rPr>
          <w:rFonts w:ascii="Arial" w:hAnsi="Arial" w:cs="Arial"/>
          <w:b/>
          <w:sz w:val="20"/>
          <w:szCs w:val="20"/>
        </w:rPr>
      </w:pPr>
    </w:p>
    <w:p w14:paraId="123C2E0E" w14:textId="0658F29D"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Time</w:t>
      </w:r>
    </w:p>
    <w:tbl>
      <w:tblPr>
        <w:tblW w:w="5387" w:type="dxa"/>
        <w:tblInd w:w="-5" w:type="dxa"/>
        <w:tblLook w:val="04A0" w:firstRow="1" w:lastRow="0" w:firstColumn="1" w:lastColumn="0" w:noHBand="0" w:noVBand="1"/>
      </w:tblPr>
      <w:tblGrid>
        <w:gridCol w:w="1880"/>
        <w:gridCol w:w="3507"/>
      </w:tblGrid>
      <w:tr w:rsidR="00143EEB" w:rsidRPr="00B93ACC" w14:paraId="05A324BC"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9B7468E"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671AAE71"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A7E1E" w:rsidRPr="00342BE6" w14:paraId="3446E37C"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39E7D19" w14:textId="5965A954"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w:t>
            </w:r>
          </w:p>
        </w:tc>
        <w:tc>
          <w:tcPr>
            <w:tcW w:w="3507" w:type="dxa"/>
            <w:tcBorders>
              <w:top w:val="nil"/>
              <w:left w:val="nil"/>
              <w:bottom w:val="single" w:sz="4" w:space="0" w:color="auto"/>
              <w:right w:val="single" w:sz="4" w:space="0" w:color="auto"/>
            </w:tcBorders>
            <w:shd w:val="clear" w:color="auto" w:fill="auto"/>
            <w:vAlign w:val="center"/>
            <w:hideMark/>
          </w:tcPr>
          <w:p w14:paraId="62320717"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Day</w:t>
            </w:r>
          </w:p>
        </w:tc>
      </w:tr>
      <w:tr w:rsidR="002A7E1E" w:rsidRPr="00342BE6" w14:paraId="06C7E0D6"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E91D5A1" w14:textId="2C1DD821"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HR</w:t>
            </w:r>
          </w:p>
        </w:tc>
        <w:tc>
          <w:tcPr>
            <w:tcW w:w="3507" w:type="dxa"/>
            <w:tcBorders>
              <w:top w:val="nil"/>
              <w:left w:val="nil"/>
              <w:bottom w:val="single" w:sz="4" w:space="0" w:color="auto"/>
              <w:right w:val="single" w:sz="4" w:space="0" w:color="auto"/>
            </w:tcBorders>
            <w:shd w:val="clear" w:color="auto" w:fill="auto"/>
            <w:vAlign w:val="center"/>
            <w:hideMark/>
          </w:tcPr>
          <w:p w14:paraId="5BBD4333"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Hour</w:t>
            </w:r>
          </w:p>
        </w:tc>
      </w:tr>
      <w:tr w:rsidR="002A7E1E" w:rsidRPr="00342BE6" w14:paraId="53DBC575"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D091509" w14:textId="0FF930F3"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MIN</w:t>
            </w:r>
          </w:p>
        </w:tc>
        <w:tc>
          <w:tcPr>
            <w:tcW w:w="3507" w:type="dxa"/>
            <w:tcBorders>
              <w:top w:val="nil"/>
              <w:left w:val="nil"/>
              <w:bottom w:val="single" w:sz="4" w:space="0" w:color="auto"/>
              <w:right w:val="single" w:sz="4" w:space="0" w:color="auto"/>
            </w:tcBorders>
            <w:shd w:val="clear" w:color="auto" w:fill="auto"/>
            <w:vAlign w:val="center"/>
            <w:hideMark/>
          </w:tcPr>
          <w:p w14:paraId="2078C2F4"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Minutes</w:t>
            </w:r>
          </w:p>
        </w:tc>
      </w:tr>
      <w:tr w:rsidR="002A7E1E" w:rsidRPr="00342BE6" w14:paraId="03F01610"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13309E6" w14:textId="65D78E47"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MS</w:t>
            </w:r>
          </w:p>
        </w:tc>
        <w:tc>
          <w:tcPr>
            <w:tcW w:w="3507" w:type="dxa"/>
            <w:tcBorders>
              <w:top w:val="nil"/>
              <w:left w:val="nil"/>
              <w:bottom w:val="single" w:sz="4" w:space="0" w:color="auto"/>
              <w:right w:val="single" w:sz="4" w:space="0" w:color="auto"/>
            </w:tcBorders>
            <w:shd w:val="clear" w:color="auto" w:fill="auto"/>
            <w:vAlign w:val="center"/>
            <w:hideMark/>
          </w:tcPr>
          <w:p w14:paraId="0E0F81B8"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Millisecond</w:t>
            </w:r>
          </w:p>
        </w:tc>
      </w:tr>
      <w:tr w:rsidR="002A7E1E" w:rsidRPr="00342BE6" w14:paraId="32488850"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8B095A" w14:textId="77777777" w:rsidR="002A7E1E" w:rsidRPr="00342BE6" w:rsidRDefault="002A7E1E" w:rsidP="00BF4CAB">
            <w:pPr>
              <w:spacing w:before="0" w:after="0" w:line="240" w:lineRule="auto"/>
              <w:ind w:left="144"/>
              <w:jc w:val="center"/>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S</w:t>
            </w:r>
          </w:p>
        </w:tc>
        <w:tc>
          <w:tcPr>
            <w:tcW w:w="3507" w:type="dxa"/>
            <w:tcBorders>
              <w:top w:val="nil"/>
              <w:left w:val="nil"/>
              <w:bottom w:val="single" w:sz="4" w:space="0" w:color="auto"/>
              <w:right w:val="single" w:sz="4" w:space="0" w:color="auto"/>
            </w:tcBorders>
            <w:shd w:val="clear" w:color="auto" w:fill="auto"/>
            <w:vAlign w:val="center"/>
            <w:hideMark/>
          </w:tcPr>
          <w:p w14:paraId="6CF29B9B"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Second</w:t>
            </w:r>
          </w:p>
        </w:tc>
      </w:tr>
      <w:tr w:rsidR="002A7E1E" w:rsidRPr="00342BE6" w14:paraId="3180A9CE"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A23A68" w14:textId="197A15E2"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YR</w:t>
            </w:r>
          </w:p>
        </w:tc>
        <w:tc>
          <w:tcPr>
            <w:tcW w:w="3507" w:type="dxa"/>
            <w:tcBorders>
              <w:top w:val="single" w:sz="4" w:space="0" w:color="auto"/>
              <w:left w:val="nil"/>
              <w:bottom w:val="single" w:sz="4" w:space="0" w:color="auto"/>
              <w:right w:val="single" w:sz="4" w:space="0" w:color="auto"/>
            </w:tcBorders>
            <w:shd w:val="clear" w:color="auto" w:fill="auto"/>
            <w:vAlign w:val="center"/>
            <w:hideMark/>
          </w:tcPr>
          <w:p w14:paraId="21A77D5A"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Year</w:t>
            </w:r>
          </w:p>
        </w:tc>
      </w:tr>
      <w:tr w:rsidR="00ED30E6" w:rsidRPr="00342BE6" w14:paraId="45150C22"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713ABCF0" w14:textId="14E461D7" w:rsidR="00ED30E6" w:rsidRPr="00342BE6" w:rsidDel="00ED30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MNTH</w:t>
            </w:r>
          </w:p>
        </w:tc>
        <w:tc>
          <w:tcPr>
            <w:tcW w:w="3507" w:type="dxa"/>
            <w:tcBorders>
              <w:top w:val="single" w:sz="4" w:space="0" w:color="auto"/>
              <w:left w:val="nil"/>
              <w:bottom w:val="single" w:sz="4" w:space="0" w:color="auto"/>
              <w:right w:val="single" w:sz="4" w:space="0" w:color="auto"/>
            </w:tcBorders>
            <w:shd w:val="clear" w:color="auto" w:fill="auto"/>
            <w:vAlign w:val="center"/>
          </w:tcPr>
          <w:p w14:paraId="756F2CC2" w14:textId="369D7B42" w:rsidR="00ED30E6" w:rsidRPr="00342BE6" w:rsidRDefault="00ED30E6" w:rsidP="00342BE6">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Month</w:t>
            </w:r>
          </w:p>
        </w:tc>
      </w:tr>
    </w:tbl>
    <w:p w14:paraId="2330BA31" w14:textId="1C12EE52" w:rsidR="009E30D2" w:rsidRPr="00342BE6" w:rsidRDefault="009E30D2" w:rsidP="00495A22">
      <w:pPr>
        <w:spacing w:before="0" w:after="0"/>
        <w:ind w:left="144"/>
        <w:rPr>
          <w:rFonts w:ascii="Arial" w:hAnsi="Arial" w:cs="Arial"/>
          <w:b/>
          <w:sz w:val="20"/>
          <w:szCs w:val="20"/>
        </w:rPr>
      </w:pPr>
    </w:p>
    <w:p w14:paraId="6EE2ECF7" w14:textId="336C8E4F"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Temperature Unit</w:t>
      </w:r>
    </w:p>
    <w:tbl>
      <w:tblPr>
        <w:tblW w:w="5387" w:type="dxa"/>
        <w:tblInd w:w="-5" w:type="dxa"/>
        <w:tblLook w:val="04A0" w:firstRow="1" w:lastRow="0" w:firstColumn="1" w:lastColumn="0" w:noHBand="0" w:noVBand="1"/>
      </w:tblPr>
      <w:tblGrid>
        <w:gridCol w:w="1880"/>
        <w:gridCol w:w="3507"/>
      </w:tblGrid>
      <w:tr w:rsidR="00143EEB" w:rsidRPr="00B93ACC" w14:paraId="6630FBCD"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8CB1C46"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33087303"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623CBA7E"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0E3EE4E" w14:textId="7BA63BA4" w:rsidR="00B4733B" w:rsidRPr="00342BE6" w:rsidRDefault="00B4733B" w:rsidP="00BF4CAB">
            <w:pPr>
              <w:spacing w:before="0" w:after="0" w:line="240" w:lineRule="auto"/>
              <w:ind w:left="144"/>
              <w:jc w:val="center"/>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D</w:t>
            </w:r>
            <w:r w:rsidR="00ED30E6">
              <w:rPr>
                <w:rFonts w:ascii="Arial" w:eastAsia="Times New Roman" w:hAnsi="Arial" w:cs="Arial"/>
                <w:color w:val="000000"/>
                <w:sz w:val="20"/>
                <w:szCs w:val="20"/>
                <w:lang w:eastAsia="en-ZA"/>
              </w:rPr>
              <w:t xml:space="preserve">EG </w:t>
            </w:r>
            <w:r w:rsidRPr="00342BE6">
              <w:rPr>
                <w:rFonts w:ascii="Arial" w:eastAsia="Times New Roman" w:hAnsi="Arial" w:cs="Arial"/>
                <w:color w:val="000000"/>
                <w:sz w:val="20"/>
                <w:szCs w:val="20"/>
                <w:lang w:eastAsia="en-ZA"/>
              </w:rPr>
              <w:t>C</w:t>
            </w:r>
          </w:p>
        </w:tc>
        <w:tc>
          <w:tcPr>
            <w:tcW w:w="3507" w:type="dxa"/>
            <w:tcBorders>
              <w:top w:val="nil"/>
              <w:left w:val="nil"/>
              <w:bottom w:val="single" w:sz="4" w:space="0" w:color="auto"/>
              <w:right w:val="single" w:sz="4" w:space="0" w:color="auto"/>
            </w:tcBorders>
            <w:shd w:val="clear" w:color="auto" w:fill="auto"/>
            <w:vAlign w:val="center"/>
            <w:hideMark/>
          </w:tcPr>
          <w:p w14:paraId="0339FA1C" w14:textId="334AF9CA"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Degree</w:t>
            </w:r>
            <w:r w:rsidR="00ED30E6" w:rsidRPr="00342BE6">
              <w:rPr>
                <w:rFonts w:ascii="Arial" w:eastAsia="Times New Roman" w:hAnsi="Arial" w:cs="Arial"/>
                <w:color w:val="000000"/>
                <w:sz w:val="20"/>
                <w:szCs w:val="20"/>
                <w:lang w:eastAsia="en-ZA"/>
              </w:rPr>
              <w:t xml:space="preserve"> Celsius</w:t>
            </w:r>
          </w:p>
        </w:tc>
      </w:tr>
      <w:tr w:rsidR="00B4733B" w:rsidRPr="00342BE6" w14:paraId="576EE1D8"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ECB6810" w14:textId="5E5D93EC" w:rsidR="00B4733B" w:rsidRPr="00342BE6" w:rsidRDefault="00B4733B" w:rsidP="00BF4CAB">
            <w:pPr>
              <w:spacing w:before="0" w:after="0" w:line="240" w:lineRule="auto"/>
              <w:ind w:left="144"/>
              <w:jc w:val="center"/>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D</w:t>
            </w:r>
            <w:r w:rsidR="00ED30E6">
              <w:rPr>
                <w:rFonts w:ascii="Arial" w:eastAsia="Times New Roman" w:hAnsi="Arial" w:cs="Arial"/>
                <w:color w:val="000000"/>
                <w:sz w:val="20"/>
                <w:szCs w:val="20"/>
                <w:lang w:eastAsia="en-ZA"/>
              </w:rPr>
              <w:t xml:space="preserve">EG </w:t>
            </w:r>
            <w:r w:rsidRPr="00342BE6">
              <w:rPr>
                <w:rFonts w:ascii="Arial" w:eastAsia="Times New Roman" w:hAnsi="Arial" w:cs="Arial"/>
                <w:color w:val="000000"/>
                <w:sz w:val="20"/>
                <w:szCs w:val="20"/>
                <w:lang w:eastAsia="en-ZA"/>
              </w:rPr>
              <w:t>F</w:t>
            </w:r>
          </w:p>
        </w:tc>
        <w:tc>
          <w:tcPr>
            <w:tcW w:w="3507" w:type="dxa"/>
            <w:tcBorders>
              <w:top w:val="nil"/>
              <w:left w:val="nil"/>
              <w:bottom w:val="single" w:sz="4" w:space="0" w:color="auto"/>
              <w:right w:val="single" w:sz="4" w:space="0" w:color="auto"/>
            </w:tcBorders>
            <w:shd w:val="clear" w:color="auto" w:fill="auto"/>
            <w:vAlign w:val="center"/>
            <w:hideMark/>
          </w:tcPr>
          <w:p w14:paraId="6C641B0E" w14:textId="4700A0E5"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Degree</w:t>
            </w:r>
            <w:r w:rsidR="00ED30E6" w:rsidRPr="00342BE6">
              <w:rPr>
                <w:rFonts w:ascii="Arial" w:eastAsia="Times New Roman" w:hAnsi="Arial" w:cs="Arial"/>
                <w:color w:val="000000"/>
                <w:sz w:val="20"/>
                <w:szCs w:val="20"/>
                <w:lang w:eastAsia="en-ZA"/>
              </w:rPr>
              <w:t xml:space="preserve"> Fahrenheit</w:t>
            </w:r>
          </w:p>
        </w:tc>
      </w:tr>
      <w:tr w:rsidR="00B4733B" w:rsidRPr="00342BE6" w14:paraId="70730D7F"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53DAFBC0" w14:textId="77777777" w:rsidR="00B4733B" w:rsidRPr="00342BE6" w:rsidRDefault="00B4733B" w:rsidP="00BF4CAB">
            <w:pPr>
              <w:spacing w:before="0" w:after="0" w:line="240" w:lineRule="auto"/>
              <w:ind w:left="144"/>
              <w:jc w:val="center"/>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K</w:t>
            </w:r>
          </w:p>
        </w:tc>
        <w:tc>
          <w:tcPr>
            <w:tcW w:w="3507" w:type="dxa"/>
            <w:tcBorders>
              <w:top w:val="nil"/>
              <w:left w:val="nil"/>
              <w:bottom w:val="single" w:sz="4" w:space="0" w:color="auto"/>
              <w:right w:val="single" w:sz="4" w:space="0" w:color="auto"/>
            </w:tcBorders>
            <w:shd w:val="clear" w:color="auto" w:fill="auto"/>
            <w:noWrap/>
            <w:vAlign w:val="bottom"/>
            <w:hideMark/>
          </w:tcPr>
          <w:p w14:paraId="12F8DE41"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Kelvin</w:t>
            </w:r>
          </w:p>
        </w:tc>
      </w:tr>
    </w:tbl>
    <w:p w14:paraId="21E9DCB4" w14:textId="585C8937" w:rsidR="0010686E" w:rsidRPr="00342BE6" w:rsidRDefault="0010686E" w:rsidP="00342BE6">
      <w:pPr>
        <w:spacing w:before="0" w:after="0"/>
        <w:ind w:left="144"/>
        <w:rPr>
          <w:rFonts w:ascii="Arial" w:hAnsi="Arial" w:cs="Arial"/>
          <w:b/>
          <w:sz w:val="20"/>
          <w:szCs w:val="20"/>
        </w:rPr>
      </w:pPr>
    </w:p>
    <w:p w14:paraId="5165EF76" w14:textId="41C5887D" w:rsidR="003511C2" w:rsidRDefault="003511C2" w:rsidP="00346802">
      <w:pPr>
        <w:pStyle w:val="ListParagraph"/>
        <w:numPr>
          <w:ilvl w:val="0"/>
          <w:numId w:val="4"/>
        </w:numPr>
        <w:spacing w:before="0" w:after="0"/>
        <w:ind w:left="144"/>
        <w:rPr>
          <w:rFonts w:ascii="Arial" w:hAnsi="Arial" w:cs="Arial"/>
          <w:b/>
          <w:sz w:val="20"/>
          <w:szCs w:val="20"/>
        </w:rPr>
      </w:pPr>
      <w:r w:rsidRPr="00A340F6">
        <w:rPr>
          <w:rFonts w:ascii="Arial" w:hAnsi="Arial" w:cs="Arial"/>
          <w:b/>
          <w:sz w:val="20"/>
          <w:szCs w:val="20"/>
        </w:rPr>
        <w:t>Volume</w:t>
      </w:r>
    </w:p>
    <w:tbl>
      <w:tblPr>
        <w:tblW w:w="5387" w:type="dxa"/>
        <w:tblInd w:w="-5" w:type="dxa"/>
        <w:tblLook w:val="04A0" w:firstRow="1" w:lastRow="0" w:firstColumn="1" w:lastColumn="0" w:noHBand="0" w:noVBand="1"/>
      </w:tblPr>
      <w:tblGrid>
        <w:gridCol w:w="1880"/>
        <w:gridCol w:w="3507"/>
      </w:tblGrid>
      <w:tr w:rsidR="00143EEB" w:rsidRPr="00B93ACC" w14:paraId="651D714D"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3AC32859"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6BEFAF1A"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341674" w:rsidRPr="00A340F6" w14:paraId="629393AF"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8B1EAA0" w14:textId="7E295B10"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CL</w:t>
            </w:r>
          </w:p>
        </w:tc>
        <w:tc>
          <w:tcPr>
            <w:tcW w:w="3507" w:type="dxa"/>
            <w:tcBorders>
              <w:top w:val="nil"/>
              <w:left w:val="nil"/>
              <w:bottom w:val="single" w:sz="4" w:space="0" w:color="auto"/>
              <w:right w:val="single" w:sz="4" w:space="0" w:color="auto"/>
            </w:tcBorders>
            <w:shd w:val="clear" w:color="auto" w:fill="auto"/>
            <w:vAlign w:val="center"/>
            <w:hideMark/>
          </w:tcPr>
          <w:p w14:paraId="1C82D78A" w14:textId="51CF0EFD" w:rsidR="00341674" w:rsidRPr="00A340F6" w:rsidRDefault="00CC0CDC"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Centilitre</w:t>
            </w:r>
          </w:p>
        </w:tc>
      </w:tr>
      <w:tr w:rsidR="00341674" w:rsidRPr="00A340F6" w14:paraId="1C31F6EC"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AA2E047" w14:textId="139767E8"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lastRenderedPageBreak/>
              <w:t>DL</w:t>
            </w:r>
          </w:p>
        </w:tc>
        <w:tc>
          <w:tcPr>
            <w:tcW w:w="3507" w:type="dxa"/>
            <w:tcBorders>
              <w:top w:val="nil"/>
              <w:left w:val="nil"/>
              <w:bottom w:val="single" w:sz="4" w:space="0" w:color="auto"/>
              <w:right w:val="single" w:sz="4" w:space="0" w:color="auto"/>
            </w:tcBorders>
            <w:shd w:val="clear" w:color="auto" w:fill="auto"/>
            <w:vAlign w:val="center"/>
            <w:hideMark/>
          </w:tcPr>
          <w:p w14:paraId="5582F65B" w14:textId="107A2C2B" w:rsidR="00341674" w:rsidRPr="00A340F6" w:rsidRDefault="00CC0CDC"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Decilitre</w:t>
            </w:r>
          </w:p>
        </w:tc>
      </w:tr>
      <w:tr w:rsidR="00341674" w:rsidRPr="00A340F6" w14:paraId="405B0279"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2D5327A" w14:textId="6CAED131"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DM</w:t>
            </w:r>
            <w:r w:rsidRPr="00A340F6">
              <w:rPr>
                <w:rFonts w:ascii="Arial" w:eastAsia="Times New Roman" w:hAnsi="Arial" w:cs="Arial"/>
                <w:color w:val="000000"/>
                <w:sz w:val="20"/>
                <w:szCs w:val="20"/>
                <w:lang w:val="en-ZA" w:eastAsia="en-ZA"/>
              </w:rPr>
              <w:t>3</w:t>
            </w:r>
          </w:p>
        </w:tc>
        <w:tc>
          <w:tcPr>
            <w:tcW w:w="3507" w:type="dxa"/>
            <w:tcBorders>
              <w:top w:val="nil"/>
              <w:left w:val="nil"/>
              <w:bottom w:val="single" w:sz="4" w:space="0" w:color="auto"/>
              <w:right w:val="single" w:sz="4" w:space="0" w:color="auto"/>
            </w:tcBorders>
            <w:shd w:val="clear" w:color="auto" w:fill="auto"/>
            <w:vAlign w:val="center"/>
            <w:hideMark/>
          </w:tcPr>
          <w:p w14:paraId="07FE42F2" w14:textId="3D9E1CC2"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 xml:space="preserve">Cubic </w:t>
            </w:r>
            <w:r w:rsidR="00CC0CDC" w:rsidRPr="00A340F6">
              <w:rPr>
                <w:rFonts w:ascii="Arial" w:eastAsia="Times New Roman" w:hAnsi="Arial" w:cs="Arial"/>
                <w:color w:val="000000"/>
                <w:sz w:val="20"/>
                <w:szCs w:val="20"/>
                <w:lang w:val="en-ZA" w:eastAsia="en-ZA"/>
              </w:rPr>
              <w:t>decimetre</w:t>
            </w:r>
          </w:p>
        </w:tc>
      </w:tr>
      <w:tr w:rsidR="00341674" w:rsidRPr="00A340F6" w14:paraId="39ED80DC"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E7ABD83" w14:textId="099C3965"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DR</w:t>
            </w:r>
          </w:p>
        </w:tc>
        <w:tc>
          <w:tcPr>
            <w:tcW w:w="3507" w:type="dxa"/>
            <w:tcBorders>
              <w:top w:val="nil"/>
              <w:left w:val="nil"/>
              <w:bottom w:val="single" w:sz="4" w:space="0" w:color="auto"/>
              <w:right w:val="single" w:sz="4" w:space="0" w:color="auto"/>
            </w:tcBorders>
            <w:shd w:val="clear" w:color="auto" w:fill="auto"/>
            <w:vAlign w:val="center"/>
            <w:hideMark/>
          </w:tcPr>
          <w:p w14:paraId="45C53776"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Drum</w:t>
            </w:r>
          </w:p>
        </w:tc>
      </w:tr>
      <w:tr w:rsidR="00341674" w:rsidRPr="00A340F6" w14:paraId="13914E6F"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7754D57" w14:textId="49527D15" w:rsidR="00341674" w:rsidRPr="00A340F6" w:rsidRDefault="00ED30E6" w:rsidP="00ED30E6">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FL OZ</w:t>
            </w:r>
          </w:p>
        </w:tc>
        <w:tc>
          <w:tcPr>
            <w:tcW w:w="3507" w:type="dxa"/>
            <w:tcBorders>
              <w:top w:val="nil"/>
              <w:left w:val="nil"/>
              <w:bottom w:val="single" w:sz="4" w:space="0" w:color="auto"/>
              <w:right w:val="single" w:sz="4" w:space="0" w:color="auto"/>
            </w:tcBorders>
            <w:shd w:val="clear" w:color="auto" w:fill="auto"/>
            <w:vAlign w:val="center"/>
            <w:hideMark/>
          </w:tcPr>
          <w:p w14:paraId="1A24DF25"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Fluid ounce</w:t>
            </w:r>
          </w:p>
        </w:tc>
      </w:tr>
      <w:tr w:rsidR="00341674" w:rsidRPr="00A340F6" w14:paraId="6831C1FD"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93D2B2E" w14:textId="0DE9A566"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FT</w:t>
            </w:r>
            <w:r w:rsidRPr="00A340F6">
              <w:rPr>
                <w:rFonts w:ascii="Arial" w:eastAsia="Times New Roman" w:hAnsi="Arial" w:cs="Arial"/>
                <w:color w:val="000000"/>
                <w:sz w:val="20"/>
                <w:szCs w:val="20"/>
                <w:lang w:val="en-ZA" w:eastAsia="en-ZA"/>
              </w:rPr>
              <w:t>3</w:t>
            </w:r>
          </w:p>
        </w:tc>
        <w:tc>
          <w:tcPr>
            <w:tcW w:w="3507" w:type="dxa"/>
            <w:tcBorders>
              <w:top w:val="nil"/>
              <w:left w:val="nil"/>
              <w:bottom w:val="single" w:sz="4" w:space="0" w:color="auto"/>
              <w:right w:val="single" w:sz="4" w:space="0" w:color="auto"/>
            </w:tcBorders>
            <w:shd w:val="clear" w:color="auto" w:fill="auto"/>
            <w:vAlign w:val="center"/>
            <w:hideMark/>
          </w:tcPr>
          <w:p w14:paraId="5AAE34F0"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Cubic foot</w:t>
            </w:r>
          </w:p>
        </w:tc>
      </w:tr>
      <w:tr w:rsidR="00341674" w:rsidRPr="00A340F6" w14:paraId="77EA6FD0"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7EBE8D7" w14:textId="577AF04D" w:rsidR="00341674" w:rsidRPr="00BF4CAB"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GAL</w:t>
            </w:r>
          </w:p>
        </w:tc>
        <w:tc>
          <w:tcPr>
            <w:tcW w:w="3507" w:type="dxa"/>
            <w:tcBorders>
              <w:top w:val="nil"/>
              <w:left w:val="nil"/>
              <w:bottom w:val="single" w:sz="4" w:space="0" w:color="auto"/>
              <w:right w:val="single" w:sz="4" w:space="0" w:color="auto"/>
            </w:tcBorders>
            <w:shd w:val="clear" w:color="auto" w:fill="auto"/>
            <w:vAlign w:val="center"/>
            <w:hideMark/>
          </w:tcPr>
          <w:p w14:paraId="10506975" w14:textId="77777777" w:rsidR="00341674" w:rsidRPr="00BF4CAB" w:rsidRDefault="00341674" w:rsidP="00452631">
            <w:pPr>
              <w:spacing w:before="0" w:after="0" w:line="240" w:lineRule="auto"/>
              <w:ind w:left="144"/>
              <w:rPr>
                <w:rFonts w:ascii="Arial" w:eastAsia="Times New Roman" w:hAnsi="Arial" w:cs="Arial"/>
                <w:color w:val="000000"/>
                <w:sz w:val="20"/>
                <w:szCs w:val="20"/>
                <w:lang w:val="en-ZA" w:eastAsia="en-ZA"/>
              </w:rPr>
            </w:pPr>
            <w:r w:rsidRPr="00BF4CAB">
              <w:rPr>
                <w:rFonts w:ascii="Arial" w:eastAsia="Times New Roman" w:hAnsi="Arial" w:cs="Arial"/>
                <w:color w:val="000000"/>
                <w:sz w:val="20"/>
                <w:szCs w:val="20"/>
                <w:lang w:val="en-ZA" w:eastAsia="en-ZA"/>
              </w:rPr>
              <w:t>Gallon</w:t>
            </w:r>
          </w:p>
        </w:tc>
      </w:tr>
      <w:tr w:rsidR="00341674" w:rsidRPr="00A340F6" w14:paraId="66457D64"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9582D24" w14:textId="77777777" w:rsidR="00341674" w:rsidRPr="00A340F6" w:rsidRDefault="00341674" w:rsidP="00BF4CAB">
            <w:pPr>
              <w:spacing w:before="0" w:after="0" w:line="240" w:lineRule="auto"/>
              <w:ind w:left="144"/>
              <w:jc w:val="center"/>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L</w:t>
            </w:r>
          </w:p>
        </w:tc>
        <w:tc>
          <w:tcPr>
            <w:tcW w:w="3507" w:type="dxa"/>
            <w:tcBorders>
              <w:top w:val="nil"/>
              <w:left w:val="nil"/>
              <w:bottom w:val="single" w:sz="4" w:space="0" w:color="auto"/>
              <w:right w:val="single" w:sz="4" w:space="0" w:color="auto"/>
            </w:tcBorders>
            <w:shd w:val="clear" w:color="auto" w:fill="auto"/>
            <w:vAlign w:val="center"/>
            <w:hideMark/>
          </w:tcPr>
          <w:p w14:paraId="56C8893B" w14:textId="2F011192" w:rsidR="00341674" w:rsidRPr="00A340F6" w:rsidRDefault="00CC0CDC"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Litre</w:t>
            </w:r>
          </w:p>
        </w:tc>
      </w:tr>
      <w:tr w:rsidR="00341674" w:rsidRPr="00A340F6" w14:paraId="6E0C2DA5" w14:textId="77777777" w:rsidTr="000D2CBF">
        <w:trPr>
          <w:trHeight w:val="312"/>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30FF3FB" w14:textId="2261A74C"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w:t>
            </w:r>
            <w:r w:rsidRPr="00A340F6">
              <w:rPr>
                <w:rFonts w:ascii="Arial" w:eastAsia="Times New Roman" w:hAnsi="Arial" w:cs="Arial"/>
                <w:color w:val="000000"/>
                <w:sz w:val="20"/>
                <w:szCs w:val="20"/>
                <w:lang w:val="en-ZA" w:eastAsia="en-ZA"/>
              </w:rPr>
              <w:t>3</w:t>
            </w:r>
          </w:p>
        </w:tc>
        <w:tc>
          <w:tcPr>
            <w:tcW w:w="3507" w:type="dxa"/>
            <w:tcBorders>
              <w:top w:val="nil"/>
              <w:left w:val="nil"/>
              <w:bottom w:val="single" w:sz="4" w:space="0" w:color="auto"/>
              <w:right w:val="single" w:sz="4" w:space="0" w:color="auto"/>
            </w:tcBorders>
            <w:shd w:val="clear" w:color="auto" w:fill="auto"/>
            <w:vAlign w:val="center"/>
            <w:hideMark/>
          </w:tcPr>
          <w:p w14:paraId="160F8FCB"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Cubic meter</w:t>
            </w:r>
          </w:p>
        </w:tc>
      </w:tr>
      <w:tr w:rsidR="00341674" w:rsidRPr="00A340F6" w14:paraId="6E06F320"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ABF2F57" w14:textId="175BC29D"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w:t>
            </w:r>
            <w:r w:rsidRPr="00A340F6">
              <w:rPr>
                <w:rFonts w:ascii="Arial" w:eastAsia="Times New Roman" w:hAnsi="Arial" w:cs="Arial"/>
                <w:color w:val="000000"/>
                <w:sz w:val="20"/>
                <w:szCs w:val="20"/>
                <w:lang w:val="en-ZA" w:eastAsia="en-ZA"/>
              </w:rPr>
              <w:t>L</w:t>
            </w:r>
          </w:p>
        </w:tc>
        <w:tc>
          <w:tcPr>
            <w:tcW w:w="3507" w:type="dxa"/>
            <w:tcBorders>
              <w:top w:val="nil"/>
              <w:left w:val="nil"/>
              <w:bottom w:val="single" w:sz="4" w:space="0" w:color="auto"/>
              <w:right w:val="single" w:sz="4" w:space="0" w:color="auto"/>
            </w:tcBorders>
            <w:shd w:val="clear" w:color="auto" w:fill="auto"/>
            <w:vAlign w:val="center"/>
            <w:hideMark/>
          </w:tcPr>
          <w:p w14:paraId="6387DBC5" w14:textId="570BCC4E" w:rsidR="00341674" w:rsidRPr="00A340F6" w:rsidRDefault="00CC0CDC"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Millilitre</w:t>
            </w:r>
          </w:p>
        </w:tc>
      </w:tr>
      <w:tr w:rsidR="00341674" w:rsidRPr="00A340F6" w14:paraId="1613C047" w14:textId="77777777" w:rsidTr="000D2CBF">
        <w:trPr>
          <w:trHeight w:val="312"/>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BA9F54F" w14:textId="3645B6C2"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MM</w:t>
            </w:r>
            <w:r w:rsidRPr="00A340F6">
              <w:rPr>
                <w:rFonts w:ascii="Arial" w:eastAsia="Times New Roman" w:hAnsi="Arial" w:cs="Arial"/>
                <w:color w:val="000000"/>
                <w:sz w:val="20"/>
                <w:szCs w:val="20"/>
                <w:lang w:val="en-ZA" w:eastAsia="en-ZA"/>
              </w:rPr>
              <w:t>3</w:t>
            </w:r>
          </w:p>
        </w:tc>
        <w:tc>
          <w:tcPr>
            <w:tcW w:w="3507" w:type="dxa"/>
            <w:tcBorders>
              <w:top w:val="nil"/>
              <w:left w:val="nil"/>
              <w:bottom w:val="single" w:sz="4" w:space="0" w:color="auto"/>
              <w:right w:val="single" w:sz="4" w:space="0" w:color="auto"/>
            </w:tcBorders>
            <w:shd w:val="clear" w:color="auto" w:fill="auto"/>
            <w:vAlign w:val="center"/>
            <w:hideMark/>
          </w:tcPr>
          <w:p w14:paraId="623493B7" w14:textId="7AA9A400"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 xml:space="preserve">Cubic </w:t>
            </w:r>
            <w:r w:rsidR="00CC0CDC" w:rsidRPr="00A340F6">
              <w:rPr>
                <w:rFonts w:ascii="Arial" w:eastAsia="Times New Roman" w:hAnsi="Arial" w:cs="Arial"/>
                <w:color w:val="000000"/>
                <w:sz w:val="20"/>
                <w:szCs w:val="20"/>
                <w:lang w:val="en-ZA" w:eastAsia="en-ZA"/>
              </w:rPr>
              <w:t>millimetre</w:t>
            </w:r>
          </w:p>
        </w:tc>
      </w:tr>
    </w:tbl>
    <w:p w14:paraId="13BB48C1" w14:textId="1F5A6B0D" w:rsidR="00143EEB" w:rsidRDefault="00143EEB" w:rsidP="00A340F6">
      <w:pPr>
        <w:spacing w:before="0" w:after="0"/>
        <w:rPr>
          <w:rFonts w:ascii="Arial" w:hAnsi="Arial" w:cs="Arial"/>
          <w:b/>
          <w:sz w:val="20"/>
          <w:szCs w:val="20"/>
        </w:rPr>
      </w:pPr>
    </w:p>
    <w:p w14:paraId="6410A6FE" w14:textId="5BFFF240" w:rsidR="003511C2" w:rsidRPr="00143EEB" w:rsidRDefault="003511C2" w:rsidP="00346802">
      <w:pPr>
        <w:pStyle w:val="ListParagraph"/>
        <w:numPr>
          <w:ilvl w:val="0"/>
          <w:numId w:val="7"/>
        </w:numPr>
        <w:spacing w:before="0" w:after="0"/>
        <w:ind w:left="144"/>
        <w:rPr>
          <w:rFonts w:ascii="Arial" w:hAnsi="Arial" w:cs="Arial"/>
          <w:b/>
          <w:sz w:val="20"/>
          <w:szCs w:val="20"/>
        </w:rPr>
      </w:pPr>
      <w:r w:rsidRPr="00143EEB">
        <w:rPr>
          <w:rFonts w:ascii="Arial" w:hAnsi="Arial" w:cs="Arial"/>
          <w:b/>
          <w:sz w:val="20"/>
          <w:szCs w:val="20"/>
        </w:rPr>
        <w:t>Weight</w:t>
      </w:r>
    </w:p>
    <w:tbl>
      <w:tblPr>
        <w:tblW w:w="4111" w:type="dxa"/>
        <w:tblInd w:w="-5" w:type="dxa"/>
        <w:tblLook w:val="04A0" w:firstRow="1" w:lastRow="0" w:firstColumn="1" w:lastColumn="0" w:noHBand="0" w:noVBand="1"/>
      </w:tblPr>
      <w:tblGrid>
        <w:gridCol w:w="1880"/>
        <w:gridCol w:w="2231"/>
      </w:tblGrid>
      <w:tr w:rsidR="00143EEB" w:rsidRPr="00B93ACC" w14:paraId="559F9AB9" w14:textId="77777777" w:rsidTr="00D4082C">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8634A7F"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2231" w:type="dxa"/>
            <w:tcBorders>
              <w:top w:val="single" w:sz="4" w:space="0" w:color="auto"/>
              <w:left w:val="nil"/>
              <w:bottom w:val="single" w:sz="4" w:space="0" w:color="auto"/>
              <w:right w:val="single" w:sz="4" w:space="0" w:color="auto"/>
            </w:tcBorders>
            <w:shd w:val="clear" w:color="000000" w:fill="FFF2CC"/>
            <w:noWrap/>
            <w:vAlign w:val="bottom"/>
            <w:hideMark/>
          </w:tcPr>
          <w:p w14:paraId="342DA1A9"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341674" w:rsidRPr="00A340F6" w14:paraId="4B5814B9" w14:textId="77777777" w:rsidTr="00D4082C">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0F11F5A" w14:textId="2B811362"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CG</w:t>
            </w:r>
          </w:p>
        </w:tc>
        <w:tc>
          <w:tcPr>
            <w:tcW w:w="2231" w:type="dxa"/>
            <w:tcBorders>
              <w:top w:val="nil"/>
              <w:left w:val="nil"/>
              <w:bottom w:val="single" w:sz="4" w:space="0" w:color="auto"/>
              <w:right w:val="single" w:sz="4" w:space="0" w:color="auto"/>
            </w:tcBorders>
            <w:shd w:val="clear" w:color="auto" w:fill="auto"/>
            <w:vAlign w:val="center"/>
            <w:hideMark/>
          </w:tcPr>
          <w:p w14:paraId="0D4C835C"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Centigram</w:t>
            </w:r>
          </w:p>
        </w:tc>
      </w:tr>
      <w:tr w:rsidR="00341674" w:rsidRPr="00A340F6" w14:paraId="714AC152"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D1FCECF" w14:textId="11D16774"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DG</w:t>
            </w:r>
          </w:p>
        </w:tc>
        <w:tc>
          <w:tcPr>
            <w:tcW w:w="2231" w:type="dxa"/>
            <w:tcBorders>
              <w:top w:val="nil"/>
              <w:left w:val="nil"/>
              <w:bottom w:val="single" w:sz="4" w:space="0" w:color="auto"/>
              <w:right w:val="single" w:sz="4" w:space="0" w:color="auto"/>
            </w:tcBorders>
            <w:shd w:val="clear" w:color="auto" w:fill="auto"/>
            <w:vAlign w:val="center"/>
            <w:hideMark/>
          </w:tcPr>
          <w:p w14:paraId="184D8743"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Decigram</w:t>
            </w:r>
          </w:p>
        </w:tc>
      </w:tr>
      <w:tr w:rsidR="00341674" w:rsidRPr="00A340F6" w14:paraId="7FFFDB25"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BE75887" w14:textId="297A803E"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w:t>
            </w:r>
          </w:p>
        </w:tc>
        <w:tc>
          <w:tcPr>
            <w:tcW w:w="2231" w:type="dxa"/>
            <w:tcBorders>
              <w:top w:val="nil"/>
              <w:left w:val="nil"/>
              <w:bottom w:val="single" w:sz="4" w:space="0" w:color="auto"/>
              <w:right w:val="single" w:sz="4" w:space="0" w:color="auto"/>
            </w:tcBorders>
            <w:shd w:val="clear" w:color="auto" w:fill="auto"/>
            <w:vAlign w:val="center"/>
            <w:hideMark/>
          </w:tcPr>
          <w:p w14:paraId="553C290E"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Gram</w:t>
            </w:r>
          </w:p>
        </w:tc>
      </w:tr>
      <w:tr w:rsidR="00341674" w:rsidRPr="00A340F6" w14:paraId="5908F3D1"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5870B36" w14:textId="5B969FB7"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HG</w:t>
            </w:r>
          </w:p>
        </w:tc>
        <w:tc>
          <w:tcPr>
            <w:tcW w:w="2231" w:type="dxa"/>
            <w:tcBorders>
              <w:top w:val="nil"/>
              <w:left w:val="nil"/>
              <w:bottom w:val="single" w:sz="4" w:space="0" w:color="auto"/>
              <w:right w:val="single" w:sz="4" w:space="0" w:color="auto"/>
            </w:tcBorders>
            <w:shd w:val="clear" w:color="auto" w:fill="auto"/>
            <w:vAlign w:val="center"/>
            <w:hideMark/>
          </w:tcPr>
          <w:p w14:paraId="78C5D853"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Hectogram</w:t>
            </w:r>
          </w:p>
        </w:tc>
      </w:tr>
      <w:tr w:rsidR="00341674" w:rsidRPr="00A340F6" w14:paraId="487DCC67"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77E88F2" w14:textId="3C7A1D7A"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KG</w:t>
            </w:r>
          </w:p>
        </w:tc>
        <w:tc>
          <w:tcPr>
            <w:tcW w:w="2231" w:type="dxa"/>
            <w:tcBorders>
              <w:top w:val="nil"/>
              <w:left w:val="nil"/>
              <w:bottom w:val="single" w:sz="4" w:space="0" w:color="auto"/>
              <w:right w:val="single" w:sz="4" w:space="0" w:color="auto"/>
            </w:tcBorders>
            <w:shd w:val="clear" w:color="auto" w:fill="auto"/>
            <w:vAlign w:val="center"/>
            <w:hideMark/>
          </w:tcPr>
          <w:p w14:paraId="5C587498"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Kilogram</w:t>
            </w:r>
          </w:p>
        </w:tc>
      </w:tr>
      <w:tr w:rsidR="00341674" w:rsidRPr="00A340F6" w14:paraId="652980C3"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D175573" w14:textId="58B2ACD8"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LBS</w:t>
            </w:r>
          </w:p>
        </w:tc>
        <w:tc>
          <w:tcPr>
            <w:tcW w:w="2231" w:type="dxa"/>
            <w:tcBorders>
              <w:top w:val="nil"/>
              <w:left w:val="nil"/>
              <w:bottom w:val="single" w:sz="4" w:space="0" w:color="auto"/>
              <w:right w:val="single" w:sz="4" w:space="0" w:color="auto"/>
            </w:tcBorders>
            <w:shd w:val="clear" w:color="auto" w:fill="auto"/>
            <w:vAlign w:val="center"/>
            <w:hideMark/>
          </w:tcPr>
          <w:p w14:paraId="2335E1F0"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Pound</w:t>
            </w:r>
          </w:p>
        </w:tc>
      </w:tr>
      <w:tr w:rsidR="00341674" w:rsidRPr="00A340F6" w14:paraId="62F405D8"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43DAB1C" w14:textId="599DC0BF"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OZ</w:t>
            </w:r>
          </w:p>
        </w:tc>
        <w:tc>
          <w:tcPr>
            <w:tcW w:w="2231" w:type="dxa"/>
            <w:tcBorders>
              <w:top w:val="nil"/>
              <w:left w:val="nil"/>
              <w:bottom w:val="single" w:sz="4" w:space="0" w:color="auto"/>
              <w:right w:val="single" w:sz="4" w:space="0" w:color="auto"/>
            </w:tcBorders>
            <w:shd w:val="clear" w:color="auto" w:fill="auto"/>
            <w:vAlign w:val="center"/>
            <w:hideMark/>
          </w:tcPr>
          <w:p w14:paraId="4CDA04B9"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Ounce</w:t>
            </w:r>
          </w:p>
        </w:tc>
      </w:tr>
      <w:tr w:rsidR="00341674" w:rsidRPr="00A340F6" w14:paraId="1491BB98"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6912B1A" w14:textId="13F836E8" w:rsidR="00341674" w:rsidRPr="00BF4CAB"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T</w:t>
            </w:r>
          </w:p>
        </w:tc>
        <w:tc>
          <w:tcPr>
            <w:tcW w:w="2231" w:type="dxa"/>
            <w:tcBorders>
              <w:top w:val="nil"/>
              <w:left w:val="nil"/>
              <w:bottom w:val="single" w:sz="4" w:space="0" w:color="auto"/>
              <w:right w:val="single" w:sz="4" w:space="0" w:color="auto"/>
            </w:tcBorders>
            <w:shd w:val="clear" w:color="auto" w:fill="auto"/>
            <w:vAlign w:val="center"/>
            <w:hideMark/>
          </w:tcPr>
          <w:p w14:paraId="4A2F530B" w14:textId="358F0D3B" w:rsidR="00E37275" w:rsidRPr="00BF4CAB" w:rsidRDefault="00341674" w:rsidP="00501E5D">
            <w:pPr>
              <w:spacing w:before="0" w:after="0" w:line="240" w:lineRule="auto"/>
              <w:ind w:left="144"/>
              <w:rPr>
                <w:rFonts w:ascii="Arial" w:eastAsia="Times New Roman" w:hAnsi="Arial" w:cs="Arial"/>
                <w:color w:val="000000"/>
                <w:sz w:val="20"/>
                <w:szCs w:val="20"/>
                <w:lang w:val="en-ZA" w:eastAsia="en-ZA"/>
              </w:rPr>
            </w:pPr>
            <w:r w:rsidRPr="00BF4CAB">
              <w:rPr>
                <w:rFonts w:ascii="Arial" w:eastAsia="Times New Roman" w:hAnsi="Arial" w:cs="Arial"/>
                <w:color w:val="000000"/>
                <w:sz w:val="20"/>
                <w:szCs w:val="20"/>
                <w:lang w:val="en-ZA" w:eastAsia="en-ZA"/>
              </w:rPr>
              <w:t>Metric ton (</w:t>
            </w:r>
            <w:r w:rsidR="00501E5D">
              <w:rPr>
                <w:rFonts w:ascii="Arial" w:eastAsia="Times New Roman" w:hAnsi="Arial" w:cs="Arial"/>
                <w:color w:val="000000"/>
                <w:sz w:val="20"/>
                <w:szCs w:val="20"/>
                <w:lang w:val="en-ZA" w:eastAsia="en-ZA"/>
              </w:rPr>
              <w:t>UK</w:t>
            </w:r>
            <w:r w:rsidRPr="00BF4CAB">
              <w:rPr>
                <w:rFonts w:ascii="Arial" w:eastAsia="Times New Roman" w:hAnsi="Arial" w:cs="Arial"/>
                <w:color w:val="000000"/>
                <w:sz w:val="20"/>
                <w:szCs w:val="20"/>
                <w:lang w:val="en-ZA" w:eastAsia="en-ZA"/>
              </w:rPr>
              <w:t>)</w:t>
            </w:r>
          </w:p>
        </w:tc>
      </w:tr>
      <w:tr w:rsidR="00E37275" w:rsidRPr="00A340F6" w14:paraId="117B51A1"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tcPr>
          <w:p w14:paraId="0025BB38" w14:textId="345F1BC1" w:rsidR="00E37275" w:rsidRPr="00BF4CAB"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TON</w:t>
            </w:r>
          </w:p>
        </w:tc>
        <w:tc>
          <w:tcPr>
            <w:tcW w:w="2231" w:type="dxa"/>
            <w:tcBorders>
              <w:top w:val="nil"/>
              <w:left w:val="nil"/>
              <w:bottom w:val="single" w:sz="4" w:space="0" w:color="auto"/>
              <w:right w:val="single" w:sz="4" w:space="0" w:color="auto"/>
            </w:tcBorders>
            <w:shd w:val="clear" w:color="auto" w:fill="auto"/>
            <w:vAlign w:val="center"/>
          </w:tcPr>
          <w:p w14:paraId="428C0A7E" w14:textId="21F5B2FA" w:rsidR="00E37275" w:rsidRPr="00BF4CAB" w:rsidRDefault="00501E5D" w:rsidP="00E37275">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Short ton (US)</w:t>
            </w:r>
          </w:p>
        </w:tc>
      </w:tr>
      <w:tr w:rsidR="00341674" w:rsidRPr="00A340F6" w14:paraId="235175F3"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5D66D97" w14:textId="329FDA2E" w:rsidR="00341674" w:rsidRPr="00A340F6" w:rsidRDefault="00341674" w:rsidP="00BF4CAB">
            <w:pPr>
              <w:spacing w:before="0" w:after="0" w:line="240" w:lineRule="auto"/>
              <w:ind w:left="144"/>
              <w:jc w:val="center"/>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T</w:t>
            </w:r>
            <w:r w:rsidR="00ED30E6">
              <w:rPr>
                <w:rFonts w:ascii="Arial" w:eastAsia="Times New Roman" w:hAnsi="Arial" w:cs="Arial"/>
                <w:color w:val="000000"/>
                <w:sz w:val="20"/>
                <w:szCs w:val="20"/>
                <w:lang w:val="en-ZA" w:eastAsia="en-ZA"/>
              </w:rPr>
              <w:t>ES</w:t>
            </w:r>
          </w:p>
        </w:tc>
        <w:tc>
          <w:tcPr>
            <w:tcW w:w="2231" w:type="dxa"/>
            <w:tcBorders>
              <w:top w:val="nil"/>
              <w:left w:val="nil"/>
              <w:bottom w:val="single" w:sz="4" w:space="0" w:color="auto"/>
              <w:right w:val="single" w:sz="4" w:space="0" w:color="auto"/>
            </w:tcBorders>
            <w:shd w:val="clear" w:color="auto" w:fill="auto"/>
            <w:vAlign w:val="center"/>
            <w:hideMark/>
          </w:tcPr>
          <w:p w14:paraId="7E371C9C"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Tesla</w:t>
            </w:r>
          </w:p>
        </w:tc>
      </w:tr>
      <w:tr w:rsidR="004F1540" w:rsidRPr="00A340F6" w14:paraId="7B41B64B"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0DBD021" w14:textId="3FB87ACD" w:rsidR="004F1540"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MG</w:t>
            </w:r>
          </w:p>
        </w:tc>
        <w:tc>
          <w:tcPr>
            <w:tcW w:w="2231" w:type="dxa"/>
            <w:tcBorders>
              <w:top w:val="nil"/>
              <w:left w:val="nil"/>
              <w:bottom w:val="single" w:sz="4" w:space="0" w:color="auto"/>
              <w:right w:val="single" w:sz="4" w:space="0" w:color="auto"/>
            </w:tcBorders>
            <w:shd w:val="clear" w:color="auto" w:fill="auto"/>
            <w:vAlign w:val="center"/>
            <w:hideMark/>
          </w:tcPr>
          <w:p w14:paraId="4BCC64BE" w14:textId="77777777" w:rsidR="004F1540" w:rsidRPr="00A340F6" w:rsidRDefault="004F1540"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Milligram</w:t>
            </w:r>
          </w:p>
        </w:tc>
      </w:tr>
      <w:tr w:rsidR="00501E5D" w:rsidRPr="00A340F6" w14:paraId="1AB9A611" w14:textId="77777777" w:rsidTr="00D4082C">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6D6075C2" w14:textId="234BF373" w:rsidR="00501E5D"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ST</w:t>
            </w:r>
          </w:p>
        </w:tc>
        <w:tc>
          <w:tcPr>
            <w:tcW w:w="2231" w:type="dxa"/>
            <w:tcBorders>
              <w:top w:val="single" w:sz="4" w:space="0" w:color="auto"/>
              <w:left w:val="nil"/>
              <w:bottom w:val="single" w:sz="4" w:space="0" w:color="auto"/>
              <w:right w:val="single" w:sz="4" w:space="0" w:color="auto"/>
            </w:tcBorders>
            <w:shd w:val="clear" w:color="auto" w:fill="auto"/>
            <w:vAlign w:val="center"/>
          </w:tcPr>
          <w:p w14:paraId="2892970D" w14:textId="71BE8D5C" w:rsidR="00501E5D" w:rsidRPr="00A340F6" w:rsidRDefault="00501E5D" w:rsidP="00452631">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Stone</w:t>
            </w:r>
          </w:p>
        </w:tc>
      </w:tr>
    </w:tbl>
    <w:p w14:paraId="1BD45F96" w14:textId="39248848" w:rsidR="00664CCB" w:rsidRDefault="00664CCB">
      <w:pPr>
        <w:spacing w:before="0" w:after="0"/>
        <w:ind w:left="144"/>
        <w:rPr>
          <w:rFonts w:ascii="Arial" w:hAnsi="Arial" w:cs="Arial"/>
          <w:sz w:val="20"/>
          <w:szCs w:val="20"/>
        </w:rPr>
      </w:pPr>
    </w:p>
    <w:p w14:paraId="1D7CAE57" w14:textId="590581C5" w:rsidR="00626962" w:rsidRPr="004A468A" w:rsidRDefault="00626962" w:rsidP="00495A22">
      <w:pPr>
        <w:spacing w:before="0" w:after="0"/>
        <w:ind w:left="144"/>
        <w:rPr>
          <w:rFonts w:ascii="Arial" w:eastAsiaTheme="majorEastAsia" w:hAnsi="Arial" w:cs="Arial"/>
          <w:b/>
          <w:color w:val="2E74B5" w:themeColor="accent1" w:themeShade="BF"/>
          <w:sz w:val="20"/>
          <w:szCs w:val="20"/>
          <w:u w:val="single"/>
        </w:rPr>
      </w:pPr>
    </w:p>
    <w:p w14:paraId="3EABB706" w14:textId="6246F0E3" w:rsidR="00E20117" w:rsidRPr="00DE4C30" w:rsidRDefault="00E20117" w:rsidP="00337824">
      <w:pPr>
        <w:pStyle w:val="Heading3"/>
        <w:numPr>
          <w:ilvl w:val="0"/>
          <w:numId w:val="2"/>
        </w:numPr>
        <w:spacing w:before="0" w:line="240" w:lineRule="auto"/>
        <w:rPr>
          <w:rFonts w:ascii="Arial" w:hAnsi="Arial" w:cs="Arial"/>
          <w:sz w:val="20"/>
          <w:szCs w:val="20"/>
          <w:u w:val="single"/>
        </w:rPr>
      </w:pPr>
      <w:bookmarkStart w:id="838" w:name="_Toc81569831"/>
      <w:r w:rsidRPr="00495A22">
        <w:rPr>
          <w:rFonts w:ascii="Arial" w:hAnsi="Arial" w:cs="Arial"/>
          <w:sz w:val="20"/>
          <w:szCs w:val="20"/>
          <w:u w:val="single"/>
        </w:rPr>
        <w:t>THREAD</w:t>
      </w:r>
      <w:r w:rsidR="002304F3" w:rsidRPr="00DE4C30">
        <w:rPr>
          <w:rFonts w:ascii="Arial" w:hAnsi="Arial" w:cs="Arial"/>
          <w:sz w:val="20"/>
          <w:szCs w:val="20"/>
          <w:u w:val="single"/>
        </w:rPr>
        <w:t xml:space="preserve"> ABBREVIATION</w:t>
      </w:r>
      <w:r w:rsidR="00597027">
        <w:rPr>
          <w:rFonts w:ascii="Arial" w:hAnsi="Arial" w:cs="Arial"/>
          <w:sz w:val="20"/>
          <w:szCs w:val="20"/>
          <w:u w:val="single"/>
        </w:rPr>
        <w:t xml:space="preserve"> and NOTES</w:t>
      </w:r>
      <w:bookmarkEnd w:id="838"/>
      <w:r w:rsidRPr="00495A22">
        <w:rPr>
          <w:rFonts w:ascii="Arial" w:hAnsi="Arial" w:cs="Arial"/>
          <w:sz w:val="20"/>
          <w:szCs w:val="20"/>
          <w:u w:val="single"/>
        </w:rPr>
        <w:br/>
      </w:r>
    </w:p>
    <w:p w14:paraId="11022AE1" w14:textId="074D5205" w:rsidR="00597027" w:rsidRDefault="00564DEE" w:rsidP="00495A22">
      <w:pPr>
        <w:spacing w:before="0" w:after="0"/>
        <w:rPr>
          <w:rFonts w:ascii="Arial" w:hAnsi="Arial" w:cs="Arial"/>
          <w:sz w:val="20"/>
          <w:szCs w:val="20"/>
        </w:rPr>
      </w:pPr>
      <w:r w:rsidRPr="00DE4C30">
        <w:rPr>
          <w:rFonts w:ascii="Arial" w:hAnsi="Arial" w:cs="Arial"/>
          <w:sz w:val="20"/>
          <w:szCs w:val="20"/>
        </w:rPr>
        <w:t>Note</w:t>
      </w:r>
      <w:r w:rsidR="001425D6" w:rsidRPr="00DE4C30">
        <w:rPr>
          <w:rFonts w:ascii="Arial" w:hAnsi="Arial" w:cs="Arial"/>
          <w:sz w:val="20"/>
          <w:szCs w:val="20"/>
        </w:rPr>
        <w:t>: If</w:t>
      </w:r>
      <w:r w:rsidRPr="00DE4C30">
        <w:rPr>
          <w:rFonts w:ascii="Arial" w:hAnsi="Arial" w:cs="Arial"/>
          <w:sz w:val="20"/>
          <w:szCs w:val="20"/>
        </w:rPr>
        <w:t xml:space="preserve"> there is a sequence to capture </w:t>
      </w:r>
      <w:r w:rsidR="001425D6" w:rsidRPr="00DE4C30">
        <w:rPr>
          <w:rFonts w:ascii="Arial" w:hAnsi="Arial" w:cs="Arial"/>
          <w:sz w:val="20"/>
          <w:szCs w:val="20"/>
        </w:rPr>
        <w:t>for the</w:t>
      </w:r>
      <w:r w:rsidRPr="00DE4C30">
        <w:rPr>
          <w:rFonts w:ascii="Arial" w:hAnsi="Arial" w:cs="Arial"/>
          <w:sz w:val="20"/>
          <w:szCs w:val="20"/>
        </w:rPr>
        <w:t xml:space="preserve"> thread information</w:t>
      </w:r>
      <w:r w:rsidR="001425D6" w:rsidRPr="00DE4C30">
        <w:rPr>
          <w:rFonts w:ascii="Arial" w:hAnsi="Arial" w:cs="Arial"/>
          <w:sz w:val="20"/>
          <w:szCs w:val="20"/>
        </w:rPr>
        <w:t xml:space="preserve"> Capture it</w:t>
      </w:r>
      <w:r w:rsidRPr="00DE4C30">
        <w:rPr>
          <w:rFonts w:ascii="Arial" w:hAnsi="Arial" w:cs="Arial"/>
          <w:sz w:val="20"/>
          <w:szCs w:val="20"/>
        </w:rPr>
        <w:t xml:space="preserve"> in a string format.</w:t>
      </w:r>
      <w:r w:rsidRPr="00DE4C30">
        <w:rPr>
          <w:rFonts w:ascii="Arial" w:hAnsi="Arial" w:cs="Arial"/>
          <w:sz w:val="20"/>
          <w:szCs w:val="20"/>
        </w:rPr>
        <w:br/>
        <w:t xml:space="preserve">Capture as Thread Direction, Series, Class, </w:t>
      </w:r>
      <w:r w:rsidR="00BF4CAB">
        <w:rPr>
          <w:rFonts w:ascii="Arial" w:hAnsi="Arial" w:cs="Arial"/>
          <w:sz w:val="20"/>
          <w:szCs w:val="20"/>
        </w:rPr>
        <w:t>Thread</w:t>
      </w:r>
      <w:r w:rsidRPr="00DE4C30">
        <w:rPr>
          <w:rFonts w:ascii="Arial" w:hAnsi="Arial" w:cs="Arial"/>
          <w:sz w:val="20"/>
          <w:szCs w:val="20"/>
        </w:rPr>
        <w:t xml:space="preserve"> Size</w:t>
      </w:r>
      <w:r w:rsidR="00BF4CAB">
        <w:rPr>
          <w:rFonts w:ascii="Arial" w:hAnsi="Arial" w:cs="Arial"/>
          <w:sz w:val="20"/>
          <w:szCs w:val="20"/>
        </w:rPr>
        <w:t>, Thread type</w:t>
      </w:r>
      <w:r w:rsidRPr="00DE4C30">
        <w:rPr>
          <w:rFonts w:ascii="Arial" w:hAnsi="Arial" w:cs="Arial"/>
          <w:sz w:val="20"/>
          <w:szCs w:val="20"/>
        </w:rPr>
        <w:t xml:space="preserve">.   </w:t>
      </w:r>
    </w:p>
    <w:p w14:paraId="2383F45F" w14:textId="77777777" w:rsidR="00597027" w:rsidRDefault="00597027" w:rsidP="006550B2">
      <w:pPr>
        <w:spacing w:before="0" w:after="0"/>
        <w:rPr>
          <w:rFonts w:ascii="Arial" w:hAnsi="Arial" w:cs="Arial"/>
          <w:sz w:val="20"/>
          <w:szCs w:val="20"/>
        </w:rPr>
      </w:pPr>
    </w:p>
    <w:p w14:paraId="32FE4AD5" w14:textId="6A2781F8" w:rsidR="001440E5" w:rsidRDefault="001440E5" w:rsidP="006550B2">
      <w:pPr>
        <w:pStyle w:val="BodyText"/>
        <w:spacing w:before="0" w:after="0"/>
        <w:rPr>
          <w:rFonts w:ascii="Arial" w:hAnsi="Arial" w:cs="Arial"/>
          <w:b w:val="0"/>
          <w:bCs/>
          <w:snapToGrid w:val="0"/>
          <w:sz w:val="20"/>
          <w:szCs w:val="20"/>
          <w:lang w:val="en-US"/>
        </w:rPr>
      </w:pPr>
      <w:r>
        <w:rPr>
          <w:rFonts w:ascii="Arial" w:hAnsi="Arial" w:cs="Arial"/>
          <w:b w:val="0"/>
          <w:bCs/>
          <w:snapToGrid w:val="0"/>
          <w:sz w:val="20"/>
          <w:szCs w:val="20"/>
          <w:lang w:val="en-US"/>
        </w:rPr>
        <w:t>Imperial Example</w:t>
      </w:r>
    </w:p>
    <w:p w14:paraId="72A15D08" w14:textId="441D4C20" w:rsidR="00597027" w:rsidRPr="00597027" w:rsidRDefault="00597027" w:rsidP="006550B2">
      <w:pPr>
        <w:pStyle w:val="BodyText"/>
        <w:spacing w:before="0" w:after="0"/>
        <w:rPr>
          <w:rFonts w:ascii="Arial" w:hAnsi="Arial" w:cs="Arial"/>
          <w:b w:val="0"/>
          <w:snapToGrid w:val="0"/>
          <w:sz w:val="20"/>
          <w:szCs w:val="20"/>
          <w:lang w:val="en-US"/>
        </w:rPr>
      </w:pPr>
      <w:r w:rsidRPr="00597027">
        <w:rPr>
          <w:rFonts w:ascii="Arial" w:hAnsi="Arial" w:cs="Arial"/>
          <w:b w:val="0"/>
          <w:bCs/>
          <w:snapToGrid w:val="0"/>
          <w:sz w:val="20"/>
          <w:szCs w:val="20"/>
          <w:lang w:val="en-US"/>
        </w:rPr>
        <w:t>A typical example and breakdown of how thread data may be found is: 1/4-20UNC-2A</w:t>
      </w:r>
      <w:r w:rsidRPr="00597027">
        <w:rPr>
          <w:rFonts w:ascii="Arial" w:hAnsi="Arial" w:cs="Arial"/>
          <w:b w:val="0"/>
          <w:snapToGrid w:val="0"/>
          <w:sz w:val="20"/>
          <w:szCs w:val="20"/>
          <w:lang w:val="en-US"/>
        </w:rPr>
        <w:t>,</w:t>
      </w:r>
    </w:p>
    <w:p w14:paraId="337AE854" w14:textId="77777777" w:rsidR="00597027" w:rsidRPr="00597027"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sidRPr="00597027">
        <w:rPr>
          <w:rFonts w:ascii="Arial" w:hAnsi="Arial" w:cs="Arial"/>
          <w:b w:val="0"/>
          <w:bCs/>
          <w:snapToGrid w:val="0"/>
          <w:sz w:val="20"/>
          <w:szCs w:val="20"/>
          <w:lang w:val="en-US"/>
        </w:rPr>
        <w:t>LH</w:t>
      </w:r>
      <w:r w:rsidRPr="00597027">
        <w:rPr>
          <w:rFonts w:ascii="Arial" w:hAnsi="Arial" w:cs="Arial"/>
          <w:b w:val="0"/>
          <w:snapToGrid w:val="0"/>
          <w:sz w:val="20"/>
          <w:szCs w:val="20"/>
          <w:lang w:val="en-US"/>
        </w:rPr>
        <w:t xml:space="preserve"> = if Left Hand (No symbol required for right hand thread).</w:t>
      </w:r>
    </w:p>
    <w:p w14:paraId="0D2FB210" w14:textId="77777777" w:rsidR="00597027" w:rsidRPr="00597027"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sidRPr="00597027">
        <w:rPr>
          <w:rFonts w:ascii="Arial" w:hAnsi="Arial" w:cs="Arial"/>
          <w:b w:val="0"/>
          <w:bCs/>
          <w:snapToGrid w:val="0"/>
          <w:sz w:val="20"/>
          <w:szCs w:val="20"/>
          <w:lang w:val="en-US"/>
        </w:rPr>
        <w:t>UNC</w:t>
      </w:r>
      <w:r w:rsidRPr="00597027">
        <w:rPr>
          <w:rFonts w:ascii="Arial" w:hAnsi="Arial" w:cs="Arial"/>
          <w:b w:val="0"/>
          <w:snapToGrid w:val="0"/>
          <w:sz w:val="20"/>
          <w:szCs w:val="20"/>
          <w:lang w:val="en-US"/>
        </w:rPr>
        <w:t xml:space="preserve"> = Thread series (Unified Coarse thread).</w:t>
      </w:r>
    </w:p>
    <w:p w14:paraId="79CED797" w14:textId="3C0377E7" w:rsidR="00597027" w:rsidRPr="00597027"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sidRPr="00597027">
        <w:rPr>
          <w:rFonts w:ascii="Arial" w:hAnsi="Arial" w:cs="Arial"/>
          <w:b w:val="0"/>
          <w:bCs/>
          <w:snapToGrid w:val="0"/>
          <w:sz w:val="20"/>
          <w:szCs w:val="20"/>
          <w:lang w:val="en-US"/>
        </w:rPr>
        <w:t>2A</w:t>
      </w:r>
      <w:r w:rsidRPr="00597027">
        <w:rPr>
          <w:rFonts w:ascii="Arial" w:hAnsi="Arial" w:cs="Arial"/>
          <w:b w:val="0"/>
          <w:snapToGrid w:val="0"/>
          <w:sz w:val="20"/>
          <w:szCs w:val="20"/>
          <w:lang w:val="en-US"/>
        </w:rPr>
        <w:t xml:space="preserve"> = Thread class symbol (A = External Tread and B = Internal Thread)</w:t>
      </w:r>
    </w:p>
    <w:p w14:paraId="0F31BC83" w14:textId="77777777" w:rsidR="00597027" w:rsidRPr="00597027"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bCs/>
          <w:snapToGrid w:val="0"/>
          <w:sz w:val="20"/>
          <w:szCs w:val="20"/>
          <w:lang w:val="en-US"/>
        </w:rPr>
      </w:pPr>
      <w:r w:rsidRPr="00597027">
        <w:rPr>
          <w:rFonts w:ascii="Arial" w:hAnsi="Arial" w:cs="Arial"/>
          <w:b w:val="0"/>
          <w:bCs/>
          <w:snapToGrid w:val="0"/>
          <w:sz w:val="20"/>
          <w:szCs w:val="20"/>
          <w:lang w:val="en-US"/>
        </w:rPr>
        <w:t>20</w:t>
      </w:r>
      <w:r w:rsidRPr="00597027">
        <w:rPr>
          <w:rFonts w:ascii="Arial" w:hAnsi="Arial" w:cs="Arial"/>
          <w:b w:val="0"/>
          <w:snapToGrid w:val="0"/>
          <w:sz w:val="20"/>
          <w:szCs w:val="20"/>
          <w:lang w:val="en-US"/>
        </w:rPr>
        <w:t xml:space="preserve"> = Number of Threads </w:t>
      </w:r>
      <w:proofErr w:type="gramStart"/>
      <w:r w:rsidRPr="00597027">
        <w:rPr>
          <w:rFonts w:ascii="Arial" w:hAnsi="Arial" w:cs="Arial"/>
          <w:b w:val="0"/>
          <w:snapToGrid w:val="0"/>
          <w:sz w:val="20"/>
          <w:szCs w:val="20"/>
          <w:lang w:val="en-US"/>
        </w:rPr>
        <w:t>Per</w:t>
      </w:r>
      <w:proofErr w:type="gramEnd"/>
      <w:r w:rsidRPr="00597027">
        <w:rPr>
          <w:rFonts w:ascii="Arial" w:hAnsi="Arial" w:cs="Arial"/>
          <w:b w:val="0"/>
          <w:snapToGrid w:val="0"/>
          <w:sz w:val="20"/>
          <w:szCs w:val="20"/>
          <w:lang w:val="en-US"/>
        </w:rPr>
        <w:t xml:space="preserve"> Inch (TPI).</w:t>
      </w:r>
    </w:p>
    <w:p w14:paraId="02199C6D" w14:textId="1F87EAA6" w:rsidR="00597027" w:rsidRPr="001440E5"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bCs/>
          <w:snapToGrid w:val="0"/>
          <w:sz w:val="20"/>
          <w:szCs w:val="20"/>
          <w:lang w:val="en-US"/>
        </w:rPr>
      </w:pPr>
      <w:r w:rsidRPr="00597027">
        <w:rPr>
          <w:rFonts w:ascii="Arial" w:hAnsi="Arial" w:cs="Arial"/>
          <w:b w:val="0"/>
          <w:bCs/>
          <w:snapToGrid w:val="0"/>
          <w:sz w:val="20"/>
          <w:szCs w:val="20"/>
          <w:lang w:val="en-US"/>
        </w:rPr>
        <w:t>1/4</w:t>
      </w:r>
      <w:r w:rsidRPr="00597027">
        <w:rPr>
          <w:rFonts w:ascii="Arial" w:hAnsi="Arial" w:cs="Arial"/>
          <w:b w:val="0"/>
          <w:snapToGrid w:val="0"/>
          <w:sz w:val="20"/>
          <w:szCs w:val="20"/>
          <w:lang w:val="en-US"/>
        </w:rPr>
        <w:t xml:space="preserve"> = Nominal Size.</w:t>
      </w:r>
    </w:p>
    <w:p w14:paraId="3C419F5F" w14:textId="655F9DE8" w:rsidR="001440E5" w:rsidRPr="001440E5" w:rsidRDefault="001440E5" w:rsidP="001440E5">
      <w:pPr>
        <w:pStyle w:val="BodyText"/>
        <w:spacing w:before="0" w:after="0" w:line="240" w:lineRule="auto"/>
        <w:rPr>
          <w:rFonts w:ascii="Arial" w:hAnsi="Arial" w:cs="Arial"/>
          <w:b w:val="0"/>
          <w:bCs/>
          <w:snapToGrid w:val="0"/>
          <w:sz w:val="20"/>
          <w:szCs w:val="20"/>
          <w:lang w:val="en-US"/>
        </w:rPr>
      </w:pPr>
      <w:r w:rsidRPr="001440E5">
        <w:rPr>
          <w:rFonts w:ascii="Arial" w:hAnsi="Arial" w:cs="Arial"/>
          <w:b w:val="0"/>
          <w:sz w:val="20"/>
          <w:szCs w:val="20"/>
        </w:rPr>
        <w:t>Short Description. ex. L</w:t>
      </w:r>
      <w:r w:rsidR="00ED30E6">
        <w:rPr>
          <w:rFonts w:ascii="Arial" w:hAnsi="Arial" w:cs="Arial"/>
          <w:b w:val="0"/>
          <w:sz w:val="20"/>
          <w:szCs w:val="20"/>
        </w:rPr>
        <w:t>H</w:t>
      </w:r>
      <w:r w:rsidRPr="001440E5">
        <w:rPr>
          <w:rFonts w:ascii="Arial" w:hAnsi="Arial" w:cs="Arial"/>
          <w:b w:val="0"/>
          <w:sz w:val="20"/>
          <w:szCs w:val="20"/>
        </w:rPr>
        <w:t>,UNC,2A,20,1/4</w:t>
      </w:r>
      <w:r w:rsidR="00ED30E6">
        <w:rPr>
          <w:rFonts w:ascii="Arial" w:hAnsi="Arial" w:cs="Arial"/>
          <w:b w:val="0"/>
          <w:sz w:val="20"/>
          <w:szCs w:val="20"/>
        </w:rPr>
        <w:t xml:space="preserve"> IN</w:t>
      </w:r>
      <w:r w:rsidRPr="001440E5">
        <w:rPr>
          <w:rFonts w:ascii="Arial" w:hAnsi="Arial" w:cs="Arial"/>
          <w:b w:val="0"/>
          <w:sz w:val="20"/>
          <w:szCs w:val="20"/>
        </w:rPr>
        <w:br/>
        <w:t xml:space="preserve">Long Description ex. </w:t>
      </w:r>
      <w:proofErr w:type="spellStart"/>
      <w:r w:rsidRPr="001440E5">
        <w:rPr>
          <w:rFonts w:ascii="Arial" w:hAnsi="Arial" w:cs="Arial"/>
          <w:b w:val="0"/>
          <w:sz w:val="20"/>
          <w:szCs w:val="20"/>
        </w:rPr>
        <w:t>L</w:t>
      </w:r>
      <w:r w:rsidR="00ED30E6">
        <w:rPr>
          <w:rFonts w:ascii="Arial" w:hAnsi="Arial" w:cs="Arial"/>
          <w:b w:val="0"/>
          <w:sz w:val="20"/>
          <w:szCs w:val="20"/>
        </w:rPr>
        <w:t>H</w:t>
      </w:r>
      <w:r w:rsidRPr="001440E5">
        <w:rPr>
          <w:rFonts w:ascii="Arial" w:hAnsi="Arial" w:cs="Arial"/>
          <w:b w:val="0"/>
          <w:sz w:val="20"/>
          <w:szCs w:val="20"/>
        </w:rPr>
        <w:t>,UNC,Cl</w:t>
      </w:r>
      <w:proofErr w:type="spellEnd"/>
      <w:r w:rsidRPr="001440E5">
        <w:rPr>
          <w:rFonts w:ascii="Arial" w:hAnsi="Arial" w:cs="Arial"/>
          <w:b w:val="0"/>
          <w:sz w:val="20"/>
          <w:szCs w:val="20"/>
        </w:rPr>
        <w:t xml:space="preserve"> 2A,2</w:t>
      </w:r>
      <w:r w:rsidR="00ED30E6">
        <w:rPr>
          <w:rFonts w:ascii="Arial" w:hAnsi="Arial" w:cs="Arial"/>
          <w:b w:val="0"/>
          <w:sz w:val="20"/>
          <w:szCs w:val="20"/>
        </w:rPr>
        <w:t>0 TPI</w:t>
      </w:r>
      <w:r w:rsidRPr="001440E5">
        <w:rPr>
          <w:rFonts w:ascii="Arial" w:hAnsi="Arial" w:cs="Arial"/>
          <w:b w:val="0"/>
          <w:sz w:val="20"/>
          <w:szCs w:val="20"/>
        </w:rPr>
        <w:t>,1/4</w:t>
      </w:r>
      <w:r w:rsidR="00ED30E6">
        <w:rPr>
          <w:rFonts w:ascii="Arial" w:hAnsi="Arial" w:cs="Arial"/>
          <w:b w:val="0"/>
          <w:sz w:val="20"/>
          <w:szCs w:val="20"/>
        </w:rPr>
        <w:t xml:space="preserve"> IN</w:t>
      </w:r>
    </w:p>
    <w:p w14:paraId="4495166D" w14:textId="7BC97613" w:rsidR="001440E5" w:rsidRDefault="001440E5" w:rsidP="001440E5">
      <w:pPr>
        <w:pStyle w:val="BodyText"/>
        <w:spacing w:before="0" w:after="0" w:line="240" w:lineRule="auto"/>
        <w:jc w:val="both"/>
        <w:rPr>
          <w:rFonts w:ascii="Arial" w:hAnsi="Arial" w:cs="Arial"/>
          <w:b w:val="0"/>
          <w:snapToGrid w:val="0"/>
          <w:sz w:val="20"/>
          <w:szCs w:val="20"/>
          <w:lang w:val="en-US"/>
        </w:rPr>
      </w:pPr>
    </w:p>
    <w:p w14:paraId="7AC3C1E4" w14:textId="7811EF9A" w:rsidR="001440E5" w:rsidRDefault="001440E5" w:rsidP="001440E5">
      <w:pPr>
        <w:pStyle w:val="BodyText"/>
        <w:spacing w:before="0" w:after="0" w:line="240" w:lineRule="auto"/>
        <w:jc w:val="both"/>
        <w:rPr>
          <w:rFonts w:ascii="Arial" w:hAnsi="Arial" w:cs="Arial"/>
          <w:b w:val="0"/>
          <w:bCs/>
          <w:snapToGrid w:val="0"/>
          <w:sz w:val="20"/>
          <w:szCs w:val="20"/>
          <w:lang w:val="en-US"/>
        </w:rPr>
      </w:pPr>
      <w:r>
        <w:rPr>
          <w:rFonts w:ascii="Arial" w:hAnsi="Arial" w:cs="Arial"/>
          <w:b w:val="0"/>
          <w:bCs/>
          <w:snapToGrid w:val="0"/>
          <w:sz w:val="20"/>
          <w:szCs w:val="20"/>
          <w:lang w:val="en-US"/>
        </w:rPr>
        <w:t>Metric Example</w:t>
      </w:r>
    </w:p>
    <w:p w14:paraId="66E57D17" w14:textId="60828471" w:rsidR="001440E5" w:rsidRDefault="001440E5" w:rsidP="001440E5">
      <w:pPr>
        <w:pStyle w:val="BodyText"/>
        <w:spacing w:before="0" w:after="0"/>
        <w:rPr>
          <w:rFonts w:ascii="Arial" w:hAnsi="Arial" w:cs="Arial"/>
          <w:b w:val="0"/>
          <w:bCs/>
          <w:snapToGrid w:val="0"/>
          <w:sz w:val="20"/>
          <w:szCs w:val="20"/>
          <w:lang w:val="en-US"/>
        </w:rPr>
      </w:pPr>
      <w:r w:rsidRPr="00597027">
        <w:rPr>
          <w:rFonts w:ascii="Arial" w:hAnsi="Arial" w:cs="Arial"/>
          <w:b w:val="0"/>
          <w:bCs/>
          <w:snapToGrid w:val="0"/>
          <w:sz w:val="20"/>
          <w:szCs w:val="20"/>
          <w:lang w:val="en-US"/>
        </w:rPr>
        <w:t xml:space="preserve">A typical example and breakdown of how thread data may be found is: </w:t>
      </w:r>
      <w:r>
        <w:rPr>
          <w:rFonts w:ascii="Arial" w:hAnsi="Arial" w:cs="Arial"/>
          <w:b w:val="0"/>
          <w:bCs/>
          <w:snapToGrid w:val="0"/>
          <w:sz w:val="20"/>
          <w:szCs w:val="20"/>
          <w:lang w:val="en-US"/>
        </w:rPr>
        <w:t>M10, 1.25mm BSF, 2g</w:t>
      </w:r>
    </w:p>
    <w:p w14:paraId="179E03BA" w14:textId="77777777" w:rsidR="001440E5" w:rsidRPr="00597027"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sidRPr="00597027">
        <w:rPr>
          <w:rFonts w:ascii="Arial" w:hAnsi="Arial" w:cs="Arial"/>
          <w:b w:val="0"/>
          <w:bCs/>
          <w:snapToGrid w:val="0"/>
          <w:sz w:val="20"/>
          <w:szCs w:val="20"/>
          <w:lang w:val="en-US"/>
        </w:rPr>
        <w:t>LH</w:t>
      </w:r>
      <w:r w:rsidRPr="00597027">
        <w:rPr>
          <w:rFonts w:ascii="Arial" w:hAnsi="Arial" w:cs="Arial"/>
          <w:b w:val="0"/>
          <w:snapToGrid w:val="0"/>
          <w:sz w:val="20"/>
          <w:szCs w:val="20"/>
          <w:lang w:val="en-US"/>
        </w:rPr>
        <w:t xml:space="preserve"> = if Left Hand (No symbol required for right hand thread).</w:t>
      </w:r>
    </w:p>
    <w:p w14:paraId="2401BD3B" w14:textId="2F425491" w:rsidR="001440E5" w:rsidRPr="00597027"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Pr>
          <w:rFonts w:ascii="Arial" w:hAnsi="Arial" w:cs="Arial"/>
          <w:b w:val="0"/>
          <w:bCs/>
          <w:snapToGrid w:val="0"/>
          <w:sz w:val="20"/>
          <w:szCs w:val="20"/>
          <w:lang w:val="en-US"/>
        </w:rPr>
        <w:t xml:space="preserve">BSF </w:t>
      </w:r>
      <w:r w:rsidRPr="00597027">
        <w:rPr>
          <w:rFonts w:ascii="Arial" w:hAnsi="Arial" w:cs="Arial"/>
          <w:b w:val="0"/>
          <w:snapToGrid w:val="0"/>
          <w:sz w:val="20"/>
          <w:szCs w:val="20"/>
          <w:lang w:val="en-US"/>
        </w:rPr>
        <w:t xml:space="preserve">= Thread </w:t>
      </w:r>
      <w:r>
        <w:rPr>
          <w:rFonts w:ascii="Arial" w:hAnsi="Arial" w:cs="Arial"/>
          <w:b w:val="0"/>
          <w:snapToGrid w:val="0"/>
          <w:sz w:val="20"/>
          <w:szCs w:val="20"/>
          <w:lang w:val="en-US"/>
        </w:rPr>
        <w:t>Type (British Standard Fine)</w:t>
      </w:r>
    </w:p>
    <w:p w14:paraId="71C53EEC" w14:textId="02E0B530" w:rsidR="001440E5" w:rsidRPr="00597027"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Pr>
          <w:rFonts w:ascii="Arial" w:hAnsi="Arial" w:cs="Arial"/>
          <w:b w:val="0"/>
          <w:bCs/>
          <w:snapToGrid w:val="0"/>
          <w:sz w:val="20"/>
          <w:szCs w:val="20"/>
          <w:lang w:val="en-US"/>
        </w:rPr>
        <w:t xml:space="preserve">1.25mm </w:t>
      </w:r>
      <w:r w:rsidRPr="00597027">
        <w:rPr>
          <w:rFonts w:ascii="Arial" w:hAnsi="Arial" w:cs="Arial"/>
          <w:b w:val="0"/>
          <w:snapToGrid w:val="0"/>
          <w:sz w:val="20"/>
          <w:szCs w:val="20"/>
          <w:lang w:val="en-US"/>
        </w:rPr>
        <w:t xml:space="preserve">= Thread </w:t>
      </w:r>
      <w:r>
        <w:rPr>
          <w:rFonts w:ascii="Arial" w:hAnsi="Arial" w:cs="Arial"/>
          <w:b w:val="0"/>
          <w:snapToGrid w:val="0"/>
          <w:sz w:val="20"/>
          <w:szCs w:val="20"/>
          <w:lang w:val="en-US"/>
        </w:rPr>
        <w:t>Pitch</w:t>
      </w:r>
    </w:p>
    <w:p w14:paraId="370BD04E" w14:textId="30249242" w:rsidR="001440E5"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bCs/>
          <w:snapToGrid w:val="0"/>
          <w:sz w:val="20"/>
          <w:szCs w:val="20"/>
          <w:lang w:val="en-US"/>
        </w:rPr>
      </w:pPr>
      <w:r>
        <w:rPr>
          <w:rFonts w:ascii="Arial" w:hAnsi="Arial" w:cs="Arial"/>
          <w:b w:val="0"/>
          <w:bCs/>
          <w:snapToGrid w:val="0"/>
          <w:sz w:val="20"/>
          <w:szCs w:val="20"/>
          <w:lang w:val="en-US"/>
        </w:rPr>
        <w:t>2g = Thread Class (Capital Letter = Internal, Small Letter = External Thread)</w:t>
      </w:r>
    </w:p>
    <w:p w14:paraId="349356F7" w14:textId="3F84847F" w:rsidR="001440E5" w:rsidRPr="00597027"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bCs/>
          <w:snapToGrid w:val="0"/>
          <w:sz w:val="20"/>
          <w:szCs w:val="20"/>
          <w:lang w:val="en-US"/>
        </w:rPr>
      </w:pPr>
      <w:r>
        <w:rPr>
          <w:rFonts w:ascii="Arial" w:hAnsi="Arial" w:cs="Arial"/>
          <w:b w:val="0"/>
          <w:bCs/>
          <w:snapToGrid w:val="0"/>
          <w:sz w:val="20"/>
          <w:szCs w:val="20"/>
          <w:lang w:val="en-US"/>
        </w:rPr>
        <w:t>M10 = Nominal size</w:t>
      </w:r>
    </w:p>
    <w:p w14:paraId="6357F219" w14:textId="49F0FB67" w:rsidR="001440E5" w:rsidRPr="001440E5" w:rsidRDefault="001440E5" w:rsidP="001440E5">
      <w:pPr>
        <w:pStyle w:val="BodyText"/>
        <w:spacing w:before="0" w:after="0" w:line="240" w:lineRule="auto"/>
        <w:rPr>
          <w:rFonts w:ascii="Arial" w:hAnsi="Arial" w:cs="Arial"/>
          <w:b w:val="0"/>
          <w:bCs/>
          <w:snapToGrid w:val="0"/>
          <w:sz w:val="20"/>
          <w:szCs w:val="20"/>
          <w:lang w:val="en-US"/>
        </w:rPr>
      </w:pPr>
      <w:r w:rsidRPr="00944CAF">
        <w:rPr>
          <w:rFonts w:ascii="Arial" w:hAnsi="Arial" w:cs="Arial"/>
          <w:b w:val="0"/>
          <w:sz w:val="20"/>
          <w:szCs w:val="20"/>
          <w:lang w:val="fr-FR"/>
        </w:rPr>
        <w:t>Short Description. ex. L</w:t>
      </w:r>
      <w:r w:rsidR="00ED30E6">
        <w:rPr>
          <w:rFonts w:ascii="Arial" w:hAnsi="Arial" w:cs="Arial"/>
          <w:b w:val="0"/>
          <w:sz w:val="20"/>
          <w:szCs w:val="20"/>
          <w:lang w:val="fr-FR"/>
        </w:rPr>
        <w:t>H</w:t>
      </w:r>
      <w:r w:rsidRPr="00944CAF">
        <w:rPr>
          <w:rFonts w:ascii="Arial" w:hAnsi="Arial" w:cs="Arial"/>
          <w:b w:val="0"/>
          <w:sz w:val="20"/>
          <w:szCs w:val="20"/>
          <w:lang w:val="fr-FR"/>
        </w:rPr>
        <w:t>,BSF,2</w:t>
      </w:r>
      <w:r w:rsidR="00ED30E6">
        <w:rPr>
          <w:rFonts w:ascii="Arial" w:hAnsi="Arial" w:cs="Arial"/>
          <w:b w:val="0"/>
          <w:sz w:val="20"/>
          <w:szCs w:val="20"/>
          <w:lang w:val="fr-FR"/>
        </w:rPr>
        <w:t>G</w:t>
      </w:r>
      <w:r w:rsidRPr="00944CAF">
        <w:rPr>
          <w:rFonts w:ascii="Arial" w:hAnsi="Arial" w:cs="Arial"/>
          <w:b w:val="0"/>
          <w:sz w:val="20"/>
          <w:szCs w:val="20"/>
          <w:lang w:val="fr-FR"/>
        </w:rPr>
        <w:t>,1.25</w:t>
      </w:r>
      <w:r w:rsidR="00ED30E6">
        <w:rPr>
          <w:rFonts w:ascii="Arial" w:hAnsi="Arial" w:cs="Arial"/>
          <w:b w:val="0"/>
          <w:sz w:val="20"/>
          <w:szCs w:val="20"/>
          <w:lang w:val="fr-FR"/>
        </w:rPr>
        <w:t xml:space="preserve"> MM</w:t>
      </w:r>
      <w:r w:rsidRPr="00944CAF">
        <w:rPr>
          <w:rFonts w:ascii="Arial" w:hAnsi="Arial" w:cs="Arial"/>
          <w:b w:val="0"/>
          <w:sz w:val="20"/>
          <w:szCs w:val="20"/>
          <w:lang w:val="fr-FR"/>
        </w:rPr>
        <w:t>,M10</w:t>
      </w:r>
      <w:r w:rsidRPr="00944CAF">
        <w:rPr>
          <w:rFonts w:ascii="Arial" w:hAnsi="Arial" w:cs="Arial"/>
          <w:b w:val="0"/>
          <w:sz w:val="20"/>
          <w:szCs w:val="20"/>
          <w:lang w:val="fr-FR"/>
        </w:rPr>
        <w:br/>
        <w:t xml:space="preserve">Long Description ex. </w:t>
      </w:r>
      <w:r w:rsidRPr="001440E5">
        <w:rPr>
          <w:rFonts w:ascii="Arial" w:hAnsi="Arial" w:cs="Arial"/>
          <w:b w:val="0"/>
          <w:sz w:val="20"/>
          <w:szCs w:val="20"/>
        </w:rPr>
        <w:t>L</w:t>
      </w:r>
      <w:r w:rsidR="00ED30E6">
        <w:rPr>
          <w:rFonts w:ascii="Arial" w:hAnsi="Arial" w:cs="Arial"/>
          <w:b w:val="0"/>
          <w:sz w:val="20"/>
          <w:szCs w:val="20"/>
        </w:rPr>
        <w:t>H</w:t>
      </w:r>
      <w:r w:rsidRPr="001440E5">
        <w:rPr>
          <w:rFonts w:ascii="Arial" w:hAnsi="Arial" w:cs="Arial"/>
          <w:b w:val="0"/>
          <w:sz w:val="20"/>
          <w:szCs w:val="20"/>
        </w:rPr>
        <w:t>,</w:t>
      </w:r>
      <w:r>
        <w:rPr>
          <w:rFonts w:ascii="Arial" w:hAnsi="Arial" w:cs="Arial"/>
          <w:b w:val="0"/>
          <w:sz w:val="20"/>
          <w:szCs w:val="20"/>
        </w:rPr>
        <w:t>BSF</w:t>
      </w:r>
      <w:r w:rsidRPr="001440E5">
        <w:rPr>
          <w:rFonts w:ascii="Arial" w:hAnsi="Arial" w:cs="Arial"/>
          <w:b w:val="0"/>
          <w:sz w:val="20"/>
          <w:szCs w:val="20"/>
        </w:rPr>
        <w:t>,</w:t>
      </w:r>
      <w:r>
        <w:rPr>
          <w:rFonts w:ascii="Arial" w:hAnsi="Arial" w:cs="Arial"/>
          <w:b w:val="0"/>
          <w:sz w:val="20"/>
          <w:szCs w:val="20"/>
        </w:rPr>
        <w:t>C</w:t>
      </w:r>
      <w:r w:rsidR="00ED30E6">
        <w:rPr>
          <w:rFonts w:ascii="Arial" w:hAnsi="Arial" w:cs="Arial"/>
          <w:b w:val="0"/>
          <w:sz w:val="20"/>
          <w:szCs w:val="20"/>
        </w:rPr>
        <w:t>L</w:t>
      </w:r>
      <w:r>
        <w:rPr>
          <w:rFonts w:ascii="Arial" w:hAnsi="Arial" w:cs="Arial"/>
          <w:b w:val="0"/>
          <w:sz w:val="20"/>
          <w:szCs w:val="20"/>
        </w:rPr>
        <w:t xml:space="preserve"> </w:t>
      </w:r>
      <w:r w:rsidRPr="001440E5">
        <w:rPr>
          <w:rFonts w:ascii="Arial" w:hAnsi="Arial" w:cs="Arial"/>
          <w:b w:val="0"/>
          <w:sz w:val="20"/>
          <w:szCs w:val="20"/>
        </w:rPr>
        <w:t>2</w:t>
      </w:r>
      <w:r w:rsidR="00ED30E6">
        <w:rPr>
          <w:rFonts w:ascii="Arial" w:hAnsi="Arial" w:cs="Arial"/>
          <w:b w:val="0"/>
          <w:sz w:val="20"/>
          <w:szCs w:val="20"/>
        </w:rPr>
        <w:t>G</w:t>
      </w:r>
      <w:r w:rsidRPr="001440E5">
        <w:rPr>
          <w:rFonts w:ascii="Arial" w:hAnsi="Arial" w:cs="Arial"/>
          <w:b w:val="0"/>
          <w:sz w:val="20"/>
          <w:szCs w:val="20"/>
        </w:rPr>
        <w:t>,</w:t>
      </w:r>
      <w:r>
        <w:rPr>
          <w:rFonts w:ascii="Arial" w:hAnsi="Arial" w:cs="Arial"/>
          <w:b w:val="0"/>
          <w:sz w:val="20"/>
          <w:szCs w:val="20"/>
        </w:rPr>
        <w:t>P</w:t>
      </w:r>
      <w:r w:rsidR="00ED30E6">
        <w:rPr>
          <w:rFonts w:ascii="Arial" w:hAnsi="Arial" w:cs="Arial"/>
          <w:b w:val="0"/>
          <w:sz w:val="20"/>
          <w:szCs w:val="20"/>
        </w:rPr>
        <w:t>ITCH</w:t>
      </w:r>
      <w:r>
        <w:rPr>
          <w:rFonts w:ascii="Arial" w:hAnsi="Arial" w:cs="Arial"/>
          <w:b w:val="0"/>
          <w:sz w:val="20"/>
          <w:szCs w:val="20"/>
        </w:rPr>
        <w:t xml:space="preserve"> 1.25</w:t>
      </w:r>
      <w:r w:rsidR="00ED30E6">
        <w:rPr>
          <w:rFonts w:ascii="Arial" w:hAnsi="Arial" w:cs="Arial"/>
          <w:b w:val="0"/>
          <w:sz w:val="20"/>
          <w:szCs w:val="20"/>
        </w:rPr>
        <w:t xml:space="preserve"> MM</w:t>
      </w:r>
      <w:r>
        <w:rPr>
          <w:rFonts w:ascii="Arial" w:hAnsi="Arial" w:cs="Arial"/>
          <w:b w:val="0"/>
          <w:sz w:val="20"/>
          <w:szCs w:val="20"/>
        </w:rPr>
        <w:t>,M10</w:t>
      </w:r>
    </w:p>
    <w:p w14:paraId="51456390" w14:textId="00952D11" w:rsidR="001440E5" w:rsidRDefault="00564DEE" w:rsidP="00495A22">
      <w:pPr>
        <w:spacing w:before="0" w:after="0"/>
        <w:rPr>
          <w:rFonts w:ascii="Arial" w:hAnsi="Arial" w:cs="Arial"/>
          <w:sz w:val="20"/>
          <w:szCs w:val="20"/>
        </w:rPr>
      </w:pPr>
      <w:r w:rsidRPr="00DE4C30">
        <w:rPr>
          <w:rFonts w:ascii="Arial" w:hAnsi="Arial" w:cs="Arial"/>
          <w:sz w:val="20"/>
          <w:szCs w:val="20"/>
        </w:rPr>
        <w:br/>
      </w:r>
      <w:r w:rsidR="0010728D" w:rsidRPr="00DE4C30">
        <w:rPr>
          <w:rFonts w:ascii="Arial" w:hAnsi="Arial" w:cs="Arial"/>
          <w:sz w:val="20"/>
          <w:szCs w:val="20"/>
        </w:rPr>
        <w:t>Thread Class</w:t>
      </w:r>
      <w:r w:rsidR="001440E5">
        <w:rPr>
          <w:rFonts w:ascii="Arial" w:hAnsi="Arial" w:cs="Arial"/>
          <w:sz w:val="20"/>
          <w:szCs w:val="20"/>
        </w:rPr>
        <w:t xml:space="preserve"> Imperial</w:t>
      </w:r>
      <w:r w:rsidR="0010728D" w:rsidRPr="00DE4C30">
        <w:rPr>
          <w:rFonts w:ascii="Arial" w:hAnsi="Arial" w:cs="Arial"/>
          <w:sz w:val="20"/>
          <w:szCs w:val="20"/>
        </w:rPr>
        <w:t xml:space="preserve">: </w:t>
      </w:r>
      <w:r w:rsidR="0010728D" w:rsidRPr="00DE4C30">
        <w:rPr>
          <w:rFonts w:ascii="Arial" w:hAnsi="Arial" w:cs="Arial"/>
          <w:sz w:val="20"/>
          <w:szCs w:val="20"/>
        </w:rPr>
        <w:br/>
        <w:t>A = External</w:t>
      </w:r>
      <w:r w:rsidR="00D40F6D">
        <w:rPr>
          <w:rFonts w:ascii="Arial" w:hAnsi="Arial" w:cs="Arial"/>
          <w:sz w:val="20"/>
          <w:szCs w:val="20"/>
        </w:rPr>
        <w:t xml:space="preserve">                        </w:t>
      </w:r>
    </w:p>
    <w:p w14:paraId="44740BA3" w14:textId="2DCA0D87" w:rsidR="0010728D" w:rsidRDefault="0010728D" w:rsidP="001440E5">
      <w:pPr>
        <w:spacing w:before="0" w:after="0"/>
        <w:rPr>
          <w:rFonts w:ascii="Arial" w:hAnsi="Arial" w:cs="Arial"/>
          <w:sz w:val="20"/>
          <w:szCs w:val="20"/>
        </w:rPr>
      </w:pPr>
      <w:r w:rsidRPr="00DE4C30">
        <w:rPr>
          <w:rFonts w:ascii="Arial" w:hAnsi="Arial" w:cs="Arial"/>
          <w:sz w:val="20"/>
          <w:szCs w:val="20"/>
        </w:rPr>
        <w:t>B = Internal</w:t>
      </w:r>
    </w:p>
    <w:p w14:paraId="3B75C710" w14:textId="2A1C67BD" w:rsidR="001440E5" w:rsidRDefault="001440E5" w:rsidP="001440E5">
      <w:pPr>
        <w:spacing w:before="0" w:after="0"/>
        <w:rPr>
          <w:rFonts w:ascii="Arial" w:hAnsi="Arial" w:cs="Arial"/>
          <w:sz w:val="20"/>
          <w:szCs w:val="20"/>
        </w:rPr>
      </w:pPr>
    </w:p>
    <w:p w14:paraId="1EC4878B" w14:textId="2D857210" w:rsidR="001440E5" w:rsidRDefault="001440E5" w:rsidP="001440E5">
      <w:pPr>
        <w:spacing w:before="0" w:after="0"/>
        <w:rPr>
          <w:rFonts w:ascii="Arial" w:hAnsi="Arial" w:cs="Arial"/>
          <w:sz w:val="20"/>
          <w:szCs w:val="20"/>
        </w:rPr>
      </w:pPr>
      <w:r>
        <w:rPr>
          <w:rFonts w:ascii="Arial" w:hAnsi="Arial" w:cs="Arial"/>
          <w:sz w:val="20"/>
          <w:szCs w:val="20"/>
        </w:rPr>
        <w:t>Thread Class metric:</w:t>
      </w:r>
    </w:p>
    <w:p w14:paraId="73759F4F" w14:textId="59283B00" w:rsidR="001440E5" w:rsidRPr="00B02E64" w:rsidRDefault="001440E5" w:rsidP="001440E5">
      <w:pPr>
        <w:spacing w:before="0" w:after="0"/>
        <w:rPr>
          <w:rFonts w:ascii="Arial" w:hAnsi="Arial" w:cs="Arial"/>
          <w:sz w:val="20"/>
          <w:szCs w:val="20"/>
          <w:lang w:val="en-GB"/>
        </w:rPr>
      </w:pPr>
      <w:r w:rsidRPr="00B02E64">
        <w:rPr>
          <w:rFonts w:ascii="Arial" w:hAnsi="Arial" w:cs="Arial"/>
          <w:sz w:val="20"/>
          <w:szCs w:val="20"/>
          <w:lang w:val="en-GB"/>
        </w:rPr>
        <w:t>G/H = Internal</w:t>
      </w:r>
    </w:p>
    <w:p w14:paraId="776C4AEF" w14:textId="3CE9890B" w:rsidR="001440E5" w:rsidRPr="00B02E64" w:rsidRDefault="00ED30E6" w:rsidP="001440E5">
      <w:pPr>
        <w:spacing w:before="0" w:after="0"/>
        <w:rPr>
          <w:rFonts w:ascii="Arial" w:hAnsi="Arial" w:cs="Arial"/>
          <w:sz w:val="20"/>
          <w:szCs w:val="20"/>
          <w:lang w:val="en-GB"/>
        </w:rPr>
      </w:pPr>
      <w:r>
        <w:rPr>
          <w:rFonts w:ascii="Arial" w:hAnsi="Arial" w:cs="Arial"/>
          <w:sz w:val="20"/>
          <w:szCs w:val="20"/>
          <w:lang w:val="en-GB"/>
        </w:rPr>
        <w:t>E/F</w:t>
      </w:r>
      <w:r w:rsidR="001440E5" w:rsidRPr="00B02E64">
        <w:rPr>
          <w:rFonts w:ascii="Arial" w:hAnsi="Arial" w:cs="Arial"/>
          <w:sz w:val="20"/>
          <w:szCs w:val="20"/>
          <w:lang w:val="en-GB"/>
        </w:rPr>
        <w:t xml:space="preserve"> = External</w:t>
      </w:r>
    </w:p>
    <w:p w14:paraId="16D31C11" w14:textId="77777777" w:rsidR="009F5795" w:rsidRPr="00B02E64" w:rsidRDefault="009F5795" w:rsidP="00495A22">
      <w:pPr>
        <w:spacing w:before="0" w:after="0"/>
        <w:ind w:left="144"/>
        <w:rPr>
          <w:rFonts w:ascii="Arial" w:hAnsi="Arial" w:cs="Arial"/>
          <w:sz w:val="20"/>
          <w:szCs w:val="20"/>
          <w:lang w:val="en-GB"/>
        </w:rPr>
      </w:pPr>
    </w:p>
    <w:p w14:paraId="011E1C1B" w14:textId="07C75A35" w:rsidR="00EB33B8" w:rsidRDefault="0010728D">
      <w:pPr>
        <w:spacing w:before="0" w:after="0"/>
        <w:rPr>
          <w:rFonts w:ascii="Arial" w:hAnsi="Arial" w:cs="Arial"/>
          <w:sz w:val="20"/>
          <w:szCs w:val="20"/>
        </w:rPr>
      </w:pPr>
      <w:r w:rsidRPr="00DE4C30">
        <w:rPr>
          <w:rFonts w:ascii="Arial" w:hAnsi="Arial" w:cs="Arial"/>
          <w:sz w:val="20"/>
          <w:szCs w:val="20"/>
        </w:rPr>
        <w:t>Thread Direction</w:t>
      </w:r>
      <w:r w:rsidR="001425D6" w:rsidRPr="00DE4C30">
        <w:rPr>
          <w:rFonts w:ascii="Arial" w:hAnsi="Arial" w:cs="Arial"/>
          <w:sz w:val="20"/>
          <w:szCs w:val="20"/>
        </w:rPr>
        <w:t xml:space="preserve">: </w:t>
      </w:r>
      <w:r w:rsidRPr="00DE4C30">
        <w:rPr>
          <w:rFonts w:ascii="Arial" w:hAnsi="Arial" w:cs="Arial"/>
          <w:sz w:val="20"/>
          <w:szCs w:val="20"/>
        </w:rPr>
        <w:br/>
        <w:t>R</w:t>
      </w:r>
      <w:r w:rsidR="00ED30E6">
        <w:rPr>
          <w:rFonts w:ascii="Arial" w:hAnsi="Arial" w:cs="Arial"/>
          <w:sz w:val="20"/>
          <w:szCs w:val="20"/>
        </w:rPr>
        <w:t>H</w:t>
      </w:r>
      <w:r w:rsidRPr="00DE4C30">
        <w:rPr>
          <w:rFonts w:ascii="Arial" w:hAnsi="Arial" w:cs="Arial"/>
          <w:sz w:val="20"/>
          <w:szCs w:val="20"/>
        </w:rPr>
        <w:t xml:space="preserve"> = Right Hand</w:t>
      </w:r>
      <w:r w:rsidR="001B38B9" w:rsidRPr="00DE4C30">
        <w:rPr>
          <w:rFonts w:ascii="Arial" w:hAnsi="Arial" w:cs="Arial"/>
          <w:sz w:val="20"/>
          <w:szCs w:val="20"/>
        </w:rPr>
        <w:t xml:space="preserve"> (this is normally not captured as this is normally the default direction</w:t>
      </w:r>
      <w:proofErr w:type="gramStart"/>
      <w:r w:rsidR="001B38B9" w:rsidRPr="00DE4C30">
        <w:rPr>
          <w:rFonts w:ascii="Arial" w:hAnsi="Arial" w:cs="Arial"/>
          <w:sz w:val="20"/>
          <w:szCs w:val="20"/>
        </w:rPr>
        <w:t>)</w:t>
      </w:r>
      <w:proofErr w:type="gramEnd"/>
      <w:r w:rsidRPr="00DE4C30">
        <w:rPr>
          <w:rFonts w:ascii="Arial" w:hAnsi="Arial" w:cs="Arial"/>
          <w:sz w:val="20"/>
          <w:szCs w:val="20"/>
        </w:rPr>
        <w:br/>
        <w:t>L</w:t>
      </w:r>
      <w:r w:rsidR="00ED30E6">
        <w:rPr>
          <w:rFonts w:ascii="Arial" w:hAnsi="Arial" w:cs="Arial"/>
          <w:sz w:val="20"/>
          <w:szCs w:val="20"/>
        </w:rPr>
        <w:t>H</w:t>
      </w:r>
      <w:r w:rsidRPr="00DE4C30">
        <w:rPr>
          <w:rFonts w:ascii="Arial" w:hAnsi="Arial" w:cs="Arial"/>
          <w:sz w:val="20"/>
          <w:szCs w:val="20"/>
        </w:rPr>
        <w:t xml:space="preserve"> = Left Hand</w:t>
      </w:r>
    </w:p>
    <w:p w14:paraId="50D0386C" w14:textId="523DB167" w:rsidR="003B48D0" w:rsidRDefault="003B48D0" w:rsidP="003B48D0">
      <w:pPr>
        <w:spacing w:before="0" w:after="0"/>
        <w:rPr>
          <w:rFonts w:ascii="Arial" w:hAnsi="Arial" w:cs="Arial"/>
          <w:sz w:val="20"/>
          <w:szCs w:val="20"/>
        </w:rPr>
      </w:pPr>
    </w:p>
    <w:p w14:paraId="501DBEDD" w14:textId="77777777" w:rsidR="00664CCB" w:rsidRDefault="00664CCB" w:rsidP="003B48D0">
      <w:pPr>
        <w:spacing w:before="0" w:after="0"/>
        <w:rPr>
          <w:noProof/>
          <w:lang w:val="en-US"/>
        </w:rPr>
      </w:pPr>
    </w:p>
    <w:p w14:paraId="23CBAFA9" w14:textId="3A1198C0" w:rsidR="003B48D0" w:rsidRDefault="003B48D0" w:rsidP="003B48D0">
      <w:pPr>
        <w:spacing w:before="0" w:after="0"/>
        <w:rPr>
          <w:rFonts w:ascii="Arial" w:hAnsi="Arial" w:cs="Arial"/>
          <w:sz w:val="20"/>
          <w:szCs w:val="20"/>
        </w:rPr>
      </w:pPr>
      <w:r>
        <w:rPr>
          <w:noProof/>
          <w:lang w:val="en-GB" w:eastAsia="en-GB"/>
        </w:rPr>
        <w:drawing>
          <wp:inline distT="0" distB="0" distL="0" distR="0" wp14:anchorId="50057FD4" wp14:editId="3DCB4805">
            <wp:extent cx="5098779" cy="3169554"/>
            <wp:effectExtent l="0" t="0" r="6985" b="0"/>
            <wp:docPr id="46" name="Picture 46" descr="cid:image001.png@01D5274D.659F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274D.659F9560"/>
                    <pic:cNvPicPr>
                      <a:picLocks noChangeAspect="1" noChangeArrowheads="1"/>
                    </pic:cNvPicPr>
                  </pic:nvPicPr>
                  <pic:blipFill rotWithShape="1">
                    <a:blip r:embed="rId13" r:link="rId14">
                      <a:extLst>
                        <a:ext uri="{28A0092B-C50C-407E-A947-70E740481C1C}">
                          <a14:useLocalDpi xmlns:a14="http://schemas.microsoft.com/office/drawing/2010/main" val="0"/>
                        </a:ext>
                      </a:extLst>
                    </a:blip>
                    <a:srcRect t="7475"/>
                    <a:stretch/>
                  </pic:blipFill>
                  <pic:spPr bwMode="auto">
                    <a:xfrm>
                      <a:off x="0" y="0"/>
                      <a:ext cx="5103087" cy="3172232"/>
                    </a:xfrm>
                    <a:prstGeom prst="rect">
                      <a:avLst/>
                    </a:prstGeom>
                    <a:noFill/>
                    <a:ln>
                      <a:noFill/>
                    </a:ln>
                    <a:extLst>
                      <a:ext uri="{53640926-AAD7-44D8-BBD7-CCE9431645EC}">
                        <a14:shadowObscured xmlns:a14="http://schemas.microsoft.com/office/drawing/2010/main"/>
                      </a:ext>
                    </a:extLst>
                  </pic:spPr>
                </pic:pic>
              </a:graphicData>
            </a:graphic>
          </wp:inline>
        </w:drawing>
      </w:r>
    </w:p>
    <w:p w14:paraId="4C4BF9BC" w14:textId="6BB12839" w:rsidR="00E943DE" w:rsidRDefault="00E943DE" w:rsidP="00E943DE">
      <w:pPr>
        <w:spacing w:before="0" w:after="0"/>
        <w:rPr>
          <w:rFonts w:ascii="Arial" w:hAnsi="Arial" w:cs="Arial"/>
          <w:sz w:val="20"/>
          <w:szCs w:val="20"/>
        </w:rPr>
      </w:pPr>
    </w:p>
    <w:p w14:paraId="06610E91" w14:textId="258E7461" w:rsidR="00E943DE" w:rsidRDefault="00E943DE" w:rsidP="00E943DE">
      <w:pPr>
        <w:spacing w:before="0" w:after="0"/>
        <w:rPr>
          <w:rFonts w:ascii="Arial" w:hAnsi="Arial" w:cs="Arial"/>
          <w:sz w:val="20"/>
          <w:szCs w:val="20"/>
        </w:rPr>
      </w:pPr>
    </w:p>
    <w:tbl>
      <w:tblPr>
        <w:tblW w:w="6946" w:type="dxa"/>
        <w:tblInd w:w="505" w:type="dxa"/>
        <w:tblLook w:val="04A0" w:firstRow="1" w:lastRow="0" w:firstColumn="1" w:lastColumn="0" w:noHBand="0" w:noVBand="1"/>
      </w:tblPr>
      <w:tblGrid>
        <w:gridCol w:w="2552"/>
        <w:gridCol w:w="4394"/>
      </w:tblGrid>
      <w:tr w:rsidR="00E20117" w:rsidRPr="00DE4C30" w14:paraId="7D857FF8" w14:textId="77777777" w:rsidTr="00495A22">
        <w:trPr>
          <w:trHeight w:val="264"/>
        </w:trPr>
        <w:tc>
          <w:tcPr>
            <w:tcW w:w="6946" w:type="dxa"/>
            <w:gridSpan w:val="2"/>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C993B51" w14:textId="77777777" w:rsidR="00E20117" w:rsidRPr="00DE4C30" w:rsidRDefault="00E20117" w:rsidP="00DE4C30">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val="en-ZA" w:eastAsia="en-ZA"/>
              </w:rPr>
              <w:t>THREAD SERIES LIST</w:t>
            </w:r>
          </w:p>
        </w:tc>
      </w:tr>
      <w:tr w:rsidR="00E20117" w:rsidRPr="00DE4C30" w14:paraId="55D2BE20" w14:textId="77777777" w:rsidTr="00495A22">
        <w:trPr>
          <w:trHeight w:val="264"/>
        </w:trPr>
        <w:tc>
          <w:tcPr>
            <w:tcW w:w="2552" w:type="dxa"/>
            <w:tcBorders>
              <w:top w:val="nil"/>
              <w:left w:val="single" w:sz="4" w:space="0" w:color="auto"/>
              <w:bottom w:val="single" w:sz="4" w:space="0" w:color="auto"/>
              <w:right w:val="single" w:sz="4" w:space="0" w:color="auto"/>
            </w:tcBorders>
            <w:shd w:val="clear" w:color="000000" w:fill="FFF2CC"/>
            <w:noWrap/>
            <w:vAlign w:val="bottom"/>
            <w:hideMark/>
          </w:tcPr>
          <w:p w14:paraId="058B3C5E"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val="en-ZA" w:eastAsia="en-ZA"/>
              </w:rPr>
              <w:t>ABBRREVISION</w:t>
            </w:r>
          </w:p>
        </w:tc>
        <w:tc>
          <w:tcPr>
            <w:tcW w:w="4394" w:type="dxa"/>
            <w:tcBorders>
              <w:top w:val="nil"/>
              <w:left w:val="nil"/>
              <w:bottom w:val="single" w:sz="4" w:space="0" w:color="auto"/>
              <w:right w:val="single" w:sz="4" w:space="0" w:color="auto"/>
            </w:tcBorders>
            <w:shd w:val="clear" w:color="000000" w:fill="FFF2CC"/>
            <w:noWrap/>
            <w:vAlign w:val="bottom"/>
            <w:hideMark/>
          </w:tcPr>
          <w:p w14:paraId="49978B95"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val="en-ZA" w:eastAsia="en-ZA"/>
              </w:rPr>
              <w:t>DESCRIPTIONS</w:t>
            </w:r>
          </w:p>
        </w:tc>
      </w:tr>
      <w:tr w:rsidR="00E20117" w:rsidRPr="00DE4C30" w14:paraId="3E181AE1"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10D4BA27"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BSF</w:t>
            </w:r>
          </w:p>
        </w:tc>
        <w:tc>
          <w:tcPr>
            <w:tcW w:w="4394" w:type="dxa"/>
            <w:tcBorders>
              <w:top w:val="nil"/>
              <w:left w:val="nil"/>
              <w:bottom w:val="single" w:sz="4" w:space="0" w:color="auto"/>
              <w:right w:val="single" w:sz="4" w:space="0" w:color="auto"/>
            </w:tcBorders>
            <w:shd w:val="clear" w:color="auto" w:fill="auto"/>
            <w:vAlign w:val="center"/>
            <w:hideMark/>
          </w:tcPr>
          <w:p w14:paraId="4BF62C8E"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Fine</w:t>
            </w:r>
          </w:p>
        </w:tc>
      </w:tr>
      <w:tr w:rsidR="00E20117" w:rsidRPr="00DE4C30" w14:paraId="50574FD6"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3DCBF4AB"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BSP</w:t>
            </w:r>
          </w:p>
        </w:tc>
        <w:tc>
          <w:tcPr>
            <w:tcW w:w="4394" w:type="dxa"/>
            <w:tcBorders>
              <w:top w:val="nil"/>
              <w:left w:val="nil"/>
              <w:bottom w:val="single" w:sz="4" w:space="0" w:color="auto"/>
              <w:right w:val="single" w:sz="4" w:space="0" w:color="auto"/>
            </w:tcBorders>
            <w:shd w:val="clear" w:color="auto" w:fill="auto"/>
            <w:vAlign w:val="center"/>
            <w:hideMark/>
          </w:tcPr>
          <w:p w14:paraId="5476102C"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Pipe</w:t>
            </w:r>
          </w:p>
        </w:tc>
      </w:tr>
      <w:tr w:rsidR="00E20117" w:rsidRPr="00DE4C30" w14:paraId="20F5F2A4"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409E9524"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BSPF</w:t>
            </w:r>
          </w:p>
        </w:tc>
        <w:tc>
          <w:tcPr>
            <w:tcW w:w="4394" w:type="dxa"/>
            <w:tcBorders>
              <w:top w:val="nil"/>
              <w:left w:val="nil"/>
              <w:bottom w:val="single" w:sz="4" w:space="0" w:color="auto"/>
              <w:right w:val="single" w:sz="4" w:space="0" w:color="auto"/>
            </w:tcBorders>
            <w:shd w:val="clear" w:color="auto" w:fill="auto"/>
            <w:vAlign w:val="center"/>
            <w:hideMark/>
          </w:tcPr>
          <w:p w14:paraId="1ECC5C19"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Pipe Fitting</w:t>
            </w:r>
          </w:p>
        </w:tc>
      </w:tr>
      <w:tr w:rsidR="00E20117" w:rsidRPr="00DE4C30" w14:paraId="289B42B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166A42F7"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BSPP</w:t>
            </w:r>
          </w:p>
        </w:tc>
        <w:tc>
          <w:tcPr>
            <w:tcW w:w="4394" w:type="dxa"/>
            <w:tcBorders>
              <w:top w:val="nil"/>
              <w:left w:val="nil"/>
              <w:bottom w:val="single" w:sz="4" w:space="0" w:color="auto"/>
              <w:right w:val="single" w:sz="4" w:space="0" w:color="auto"/>
            </w:tcBorders>
            <w:shd w:val="clear" w:color="auto" w:fill="auto"/>
            <w:vAlign w:val="center"/>
            <w:hideMark/>
          </w:tcPr>
          <w:p w14:paraId="0597B8DA"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Pipe Parallel</w:t>
            </w:r>
          </w:p>
        </w:tc>
      </w:tr>
      <w:tr w:rsidR="00E20117" w:rsidRPr="00DE4C30" w14:paraId="16AE1D9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675C0155"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BSPT</w:t>
            </w:r>
          </w:p>
        </w:tc>
        <w:tc>
          <w:tcPr>
            <w:tcW w:w="4394" w:type="dxa"/>
            <w:tcBorders>
              <w:top w:val="nil"/>
              <w:left w:val="nil"/>
              <w:bottom w:val="single" w:sz="4" w:space="0" w:color="auto"/>
              <w:right w:val="single" w:sz="4" w:space="0" w:color="auto"/>
            </w:tcBorders>
            <w:shd w:val="clear" w:color="auto" w:fill="auto"/>
            <w:vAlign w:val="center"/>
            <w:hideMark/>
          </w:tcPr>
          <w:p w14:paraId="4FAC0E51"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Pipe Taper</w:t>
            </w:r>
          </w:p>
        </w:tc>
      </w:tr>
      <w:tr w:rsidR="00E20117" w:rsidRPr="00DE4C30" w14:paraId="1ECFF7EA"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30B29787"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BSW</w:t>
            </w:r>
          </w:p>
        </w:tc>
        <w:tc>
          <w:tcPr>
            <w:tcW w:w="4394" w:type="dxa"/>
            <w:tcBorders>
              <w:top w:val="nil"/>
              <w:left w:val="nil"/>
              <w:bottom w:val="single" w:sz="4" w:space="0" w:color="auto"/>
              <w:right w:val="single" w:sz="4" w:space="0" w:color="auto"/>
            </w:tcBorders>
            <w:shd w:val="clear" w:color="auto" w:fill="auto"/>
            <w:vAlign w:val="center"/>
            <w:hideMark/>
          </w:tcPr>
          <w:p w14:paraId="4E6BF62D"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Whitworth</w:t>
            </w:r>
          </w:p>
        </w:tc>
      </w:tr>
      <w:tr w:rsidR="00E20117" w:rsidRPr="00DE4C30" w14:paraId="5DFDBF33"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2B667E23"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FBSP</w:t>
            </w:r>
          </w:p>
        </w:tc>
        <w:tc>
          <w:tcPr>
            <w:tcW w:w="4394" w:type="dxa"/>
            <w:tcBorders>
              <w:top w:val="nil"/>
              <w:left w:val="nil"/>
              <w:bottom w:val="single" w:sz="4" w:space="0" w:color="auto"/>
              <w:right w:val="single" w:sz="4" w:space="0" w:color="auto"/>
            </w:tcBorders>
            <w:shd w:val="clear" w:color="auto" w:fill="auto"/>
            <w:vAlign w:val="center"/>
            <w:hideMark/>
          </w:tcPr>
          <w:p w14:paraId="1601CC0D"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Female British Standard Pipe</w:t>
            </w:r>
          </w:p>
        </w:tc>
      </w:tr>
      <w:tr w:rsidR="00E20117" w:rsidRPr="00DE4C30" w14:paraId="5BF6567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6A9CF55F"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FNPT</w:t>
            </w:r>
          </w:p>
        </w:tc>
        <w:tc>
          <w:tcPr>
            <w:tcW w:w="4394" w:type="dxa"/>
            <w:tcBorders>
              <w:top w:val="nil"/>
              <w:left w:val="nil"/>
              <w:bottom w:val="single" w:sz="4" w:space="0" w:color="auto"/>
              <w:right w:val="single" w:sz="4" w:space="0" w:color="auto"/>
            </w:tcBorders>
            <w:shd w:val="clear" w:color="auto" w:fill="auto"/>
            <w:vAlign w:val="center"/>
            <w:hideMark/>
          </w:tcPr>
          <w:p w14:paraId="227E224B"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Female National Pipe Taper</w:t>
            </w:r>
          </w:p>
        </w:tc>
      </w:tr>
      <w:tr w:rsidR="00E20117" w:rsidRPr="00DE4C30" w14:paraId="54A5690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1460B894"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FPT</w:t>
            </w:r>
          </w:p>
        </w:tc>
        <w:tc>
          <w:tcPr>
            <w:tcW w:w="4394" w:type="dxa"/>
            <w:tcBorders>
              <w:top w:val="nil"/>
              <w:left w:val="nil"/>
              <w:bottom w:val="single" w:sz="4" w:space="0" w:color="auto"/>
              <w:right w:val="single" w:sz="4" w:space="0" w:color="auto"/>
            </w:tcBorders>
            <w:shd w:val="clear" w:color="auto" w:fill="auto"/>
            <w:vAlign w:val="center"/>
            <w:hideMark/>
          </w:tcPr>
          <w:p w14:paraId="5D95BDF6"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Female Pipe Taper</w:t>
            </w:r>
          </w:p>
        </w:tc>
      </w:tr>
      <w:tr w:rsidR="00E20117" w:rsidRPr="00DE4C30" w14:paraId="7D6D7C8F"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68BBD3AA"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MPT</w:t>
            </w:r>
          </w:p>
        </w:tc>
        <w:tc>
          <w:tcPr>
            <w:tcW w:w="4394" w:type="dxa"/>
            <w:tcBorders>
              <w:top w:val="nil"/>
              <w:left w:val="nil"/>
              <w:bottom w:val="single" w:sz="4" w:space="0" w:color="auto"/>
              <w:right w:val="single" w:sz="4" w:space="0" w:color="auto"/>
            </w:tcBorders>
            <w:shd w:val="clear" w:color="auto" w:fill="auto"/>
            <w:vAlign w:val="center"/>
            <w:hideMark/>
          </w:tcPr>
          <w:p w14:paraId="08B40697"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Male Pipe Taper</w:t>
            </w:r>
          </w:p>
        </w:tc>
      </w:tr>
      <w:tr w:rsidR="00E20117" w:rsidRPr="00DE4C30" w14:paraId="4140EF98"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6C507282"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NPS</w:t>
            </w:r>
          </w:p>
        </w:tc>
        <w:tc>
          <w:tcPr>
            <w:tcW w:w="4394" w:type="dxa"/>
            <w:tcBorders>
              <w:top w:val="nil"/>
              <w:left w:val="nil"/>
              <w:bottom w:val="single" w:sz="4" w:space="0" w:color="auto"/>
              <w:right w:val="single" w:sz="4" w:space="0" w:color="auto"/>
            </w:tcBorders>
            <w:shd w:val="clear" w:color="auto" w:fill="auto"/>
            <w:vAlign w:val="center"/>
            <w:hideMark/>
          </w:tcPr>
          <w:p w14:paraId="6545C91B"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National Pipe Straight</w:t>
            </w:r>
          </w:p>
        </w:tc>
      </w:tr>
      <w:tr w:rsidR="00E20117" w:rsidRPr="00DE4C30" w14:paraId="5C422E4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73346B70"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NPT</w:t>
            </w:r>
          </w:p>
        </w:tc>
        <w:tc>
          <w:tcPr>
            <w:tcW w:w="4394" w:type="dxa"/>
            <w:tcBorders>
              <w:top w:val="nil"/>
              <w:left w:val="nil"/>
              <w:bottom w:val="single" w:sz="4" w:space="0" w:color="auto"/>
              <w:right w:val="single" w:sz="4" w:space="0" w:color="auto"/>
            </w:tcBorders>
            <w:shd w:val="clear" w:color="auto" w:fill="auto"/>
            <w:vAlign w:val="center"/>
            <w:hideMark/>
          </w:tcPr>
          <w:p w14:paraId="3D0AA3FE"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 xml:space="preserve">National Pipe Taper </w:t>
            </w:r>
          </w:p>
        </w:tc>
      </w:tr>
      <w:tr w:rsidR="00E20117" w:rsidRPr="00DE4C30" w14:paraId="38B4ACEE"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71F71071"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NST</w:t>
            </w:r>
          </w:p>
        </w:tc>
        <w:tc>
          <w:tcPr>
            <w:tcW w:w="4394" w:type="dxa"/>
            <w:tcBorders>
              <w:top w:val="nil"/>
              <w:left w:val="nil"/>
              <w:bottom w:val="single" w:sz="4" w:space="0" w:color="auto"/>
              <w:right w:val="single" w:sz="4" w:space="0" w:color="auto"/>
            </w:tcBorders>
            <w:shd w:val="clear" w:color="auto" w:fill="auto"/>
            <w:vAlign w:val="center"/>
            <w:hideMark/>
          </w:tcPr>
          <w:p w14:paraId="2E3EC267"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National Standard Thread</w:t>
            </w:r>
          </w:p>
        </w:tc>
      </w:tr>
      <w:tr w:rsidR="00E20117" w:rsidRPr="00DE4C30" w14:paraId="5AD13F77"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065AF331"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UNC</w:t>
            </w:r>
          </w:p>
        </w:tc>
        <w:tc>
          <w:tcPr>
            <w:tcW w:w="4394" w:type="dxa"/>
            <w:tcBorders>
              <w:top w:val="nil"/>
              <w:left w:val="nil"/>
              <w:bottom w:val="single" w:sz="4" w:space="0" w:color="auto"/>
              <w:right w:val="single" w:sz="4" w:space="0" w:color="auto"/>
            </w:tcBorders>
            <w:shd w:val="clear" w:color="auto" w:fill="auto"/>
            <w:vAlign w:val="center"/>
            <w:hideMark/>
          </w:tcPr>
          <w:p w14:paraId="6A305246"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Coarse</w:t>
            </w:r>
          </w:p>
        </w:tc>
      </w:tr>
      <w:tr w:rsidR="00E20117" w:rsidRPr="00DE4C30" w14:paraId="57420BA9"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287C919F"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UNEF</w:t>
            </w:r>
          </w:p>
        </w:tc>
        <w:tc>
          <w:tcPr>
            <w:tcW w:w="4394" w:type="dxa"/>
            <w:tcBorders>
              <w:top w:val="nil"/>
              <w:left w:val="nil"/>
              <w:bottom w:val="single" w:sz="4" w:space="0" w:color="auto"/>
              <w:right w:val="single" w:sz="4" w:space="0" w:color="auto"/>
            </w:tcBorders>
            <w:shd w:val="clear" w:color="auto" w:fill="auto"/>
            <w:vAlign w:val="center"/>
            <w:hideMark/>
          </w:tcPr>
          <w:p w14:paraId="4DEB4EFD"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Extra Fine</w:t>
            </w:r>
          </w:p>
        </w:tc>
      </w:tr>
      <w:tr w:rsidR="00E20117" w:rsidRPr="00DE4C30" w14:paraId="7BCAD63A"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1BC644BD"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UNF</w:t>
            </w:r>
          </w:p>
        </w:tc>
        <w:tc>
          <w:tcPr>
            <w:tcW w:w="4394" w:type="dxa"/>
            <w:tcBorders>
              <w:top w:val="nil"/>
              <w:left w:val="nil"/>
              <w:bottom w:val="single" w:sz="4" w:space="0" w:color="auto"/>
              <w:right w:val="single" w:sz="4" w:space="0" w:color="auto"/>
            </w:tcBorders>
            <w:shd w:val="clear" w:color="auto" w:fill="auto"/>
            <w:vAlign w:val="center"/>
            <w:hideMark/>
          </w:tcPr>
          <w:p w14:paraId="2047C12E"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Fine</w:t>
            </w:r>
          </w:p>
        </w:tc>
      </w:tr>
      <w:tr w:rsidR="00E20117" w:rsidRPr="00DE4C30" w14:paraId="63B94ED4"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2F896B14"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UNR</w:t>
            </w:r>
          </w:p>
        </w:tc>
        <w:tc>
          <w:tcPr>
            <w:tcW w:w="4394" w:type="dxa"/>
            <w:tcBorders>
              <w:top w:val="nil"/>
              <w:left w:val="nil"/>
              <w:bottom w:val="single" w:sz="4" w:space="0" w:color="auto"/>
              <w:right w:val="single" w:sz="4" w:space="0" w:color="auto"/>
            </w:tcBorders>
            <w:shd w:val="clear" w:color="auto" w:fill="auto"/>
            <w:vAlign w:val="center"/>
            <w:hideMark/>
          </w:tcPr>
          <w:p w14:paraId="45DDA96B"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Round (Round Root)</w:t>
            </w:r>
          </w:p>
        </w:tc>
      </w:tr>
      <w:tr w:rsidR="00E20117" w:rsidRPr="00DE4C30" w14:paraId="6525956A"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5711F681"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UNS</w:t>
            </w:r>
          </w:p>
        </w:tc>
        <w:tc>
          <w:tcPr>
            <w:tcW w:w="4394" w:type="dxa"/>
            <w:tcBorders>
              <w:top w:val="nil"/>
              <w:left w:val="nil"/>
              <w:bottom w:val="single" w:sz="4" w:space="0" w:color="auto"/>
              <w:right w:val="single" w:sz="4" w:space="0" w:color="auto"/>
            </w:tcBorders>
            <w:shd w:val="clear" w:color="auto" w:fill="auto"/>
            <w:vAlign w:val="center"/>
            <w:hideMark/>
          </w:tcPr>
          <w:p w14:paraId="672A8462"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Special</w:t>
            </w:r>
          </w:p>
        </w:tc>
      </w:tr>
    </w:tbl>
    <w:p w14:paraId="4446F715" w14:textId="4588C820" w:rsidR="00626962" w:rsidRPr="00F771BC" w:rsidRDefault="00626962" w:rsidP="00495A22">
      <w:pPr>
        <w:spacing w:before="0" w:after="0"/>
        <w:ind w:left="144"/>
        <w:rPr>
          <w:rFonts w:ascii="Arial" w:eastAsiaTheme="majorEastAsia" w:hAnsi="Arial" w:cs="Arial"/>
          <w:b/>
          <w:color w:val="2E74B5" w:themeColor="accent1" w:themeShade="BF"/>
          <w:sz w:val="20"/>
          <w:szCs w:val="20"/>
          <w:u w:val="single"/>
        </w:rPr>
      </w:pPr>
    </w:p>
    <w:p w14:paraId="1474DEFC" w14:textId="77777777" w:rsidR="007F2B5A" w:rsidRDefault="007F2B5A">
      <w:pPr>
        <w:spacing w:before="0"/>
        <w:rPr>
          <w:rFonts w:ascii="Arial" w:eastAsiaTheme="majorEastAsia" w:hAnsi="Arial" w:cs="Arial"/>
          <w:b/>
          <w:color w:val="2E74B5" w:themeColor="accent1" w:themeShade="BF"/>
          <w:sz w:val="20"/>
          <w:szCs w:val="20"/>
          <w:u w:val="single"/>
        </w:rPr>
      </w:pPr>
      <w:r>
        <w:rPr>
          <w:rFonts w:ascii="Arial" w:hAnsi="Arial" w:cs="Arial"/>
          <w:sz w:val="20"/>
          <w:szCs w:val="20"/>
          <w:u w:val="single"/>
        </w:rPr>
        <w:br w:type="page"/>
      </w:r>
    </w:p>
    <w:p w14:paraId="13AE36F0" w14:textId="6C730ADE" w:rsidR="002304F3" w:rsidRDefault="002304F3" w:rsidP="00337824">
      <w:pPr>
        <w:pStyle w:val="Heading3"/>
        <w:numPr>
          <w:ilvl w:val="0"/>
          <w:numId w:val="2"/>
        </w:numPr>
        <w:spacing w:before="0" w:line="240" w:lineRule="auto"/>
        <w:rPr>
          <w:rFonts w:ascii="Arial" w:hAnsi="Arial" w:cs="Arial"/>
          <w:sz w:val="20"/>
          <w:szCs w:val="20"/>
          <w:u w:val="single"/>
        </w:rPr>
      </w:pPr>
      <w:bookmarkStart w:id="839" w:name="_Toc81569832"/>
      <w:r w:rsidRPr="00F771BC">
        <w:rPr>
          <w:rFonts w:ascii="Arial" w:hAnsi="Arial" w:cs="Arial"/>
          <w:sz w:val="20"/>
          <w:szCs w:val="20"/>
          <w:u w:val="single"/>
        </w:rPr>
        <w:lastRenderedPageBreak/>
        <w:t>MATERIAL ABBREVIATION</w:t>
      </w:r>
      <w:bookmarkEnd w:id="839"/>
      <w:r w:rsidRPr="00F771BC">
        <w:rPr>
          <w:rFonts w:ascii="Arial" w:hAnsi="Arial" w:cs="Arial"/>
          <w:sz w:val="20"/>
          <w:szCs w:val="20"/>
          <w:u w:val="single"/>
        </w:rPr>
        <w:t xml:space="preserve"> </w:t>
      </w:r>
    </w:p>
    <w:p w14:paraId="2A28D561" w14:textId="77777777" w:rsidR="009E119E" w:rsidRPr="009E119E" w:rsidRDefault="009E119E" w:rsidP="009E119E">
      <w:pPr>
        <w:spacing w:before="0" w:after="0"/>
      </w:pPr>
    </w:p>
    <w:tbl>
      <w:tblPr>
        <w:tblW w:w="6000" w:type="dxa"/>
        <w:tblInd w:w="-5" w:type="dxa"/>
        <w:tblLook w:val="04A0" w:firstRow="1" w:lastRow="0" w:firstColumn="1" w:lastColumn="0" w:noHBand="0" w:noVBand="1"/>
      </w:tblPr>
      <w:tblGrid>
        <w:gridCol w:w="1880"/>
        <w:gridCol w:w="10"/>
        <w:gridCol w:w="4110"/>
        <w:gridCol w:w="30"/>
      </w:tblGrid>
      <w:tr w:rsidR="00B93ACC" w:rsidRPr="00B93ACC" w14:paraId="2FDBB76C" w14:textId="77777777" w:rsidTr="00B93ACC">
        <w:trPr>
          <w:gridAfter w:val="1"/>
          <w:wAfter w:w="30" w:type="dxa"/>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0C8CC5FA"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4120" w:type="dxa"/>
            <w:gridSpan w:val="2"/>
            <w:tcBorders>
              <w:top w:val="single" w:sz="4" w:space="0" w:color="auto"/>
              <w:left w:val="nil"/>
              <w:bottom w:val="single" w:sz="4" w:space="0" w:color="auto"/>
              <w:right w:val="single" w:sz="4" w:space="0" w:color="auto"/>
            </w:tcBorders>
            <w:shd w:val="clear" w:color="000000" w:fill="FFF2CC"/>
            <w:noWrap/>
            <w:vAlign w:val="bottom"/>
            <w:hideMark/>
          </w:tcPr>
          <w:p w14:paraId="0F93B036"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9E30D2" w:rsidRPr="00F771BC" w14:paraId="6D05923A"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D5950A3" w14:textId="05DC5250"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w:t>
            </w:r>
            <w:r w:rsidR="005D41FF">
              <w:rPr>
                <w:rFonts w:ascii="Arial" w:eastAsia="Times New Roman" w:hAnsi="Arial" w:cs="Arial"/>
                <w:color w:val="000000"/>
                <w:sz w:val="20"/>
                <w:szCs w:val="20"/>
                <w:lang w:val="en-ZA" w:eastAsia="en-ZA"/>
              </w:rPr>
              <w:t>G</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677625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Silver</w:t>
            </w:r>
          </w:p>
        </w:tc>
      </w:tr>
      <w:tr w:rsidR="009E30D2" w:rsidRPr="00F771BC" w14:paraId="4D680BD8"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9C7B25C" w14:textId="704E7D3C"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w:t>
            </w:r>
            <w:r w:rsidR="005D41FF">
              <w:rPr>
                <w:rFonts w:ascii="Arial" w:eastAsia="Times New Roman" w:hAnsi="Arial" w:cs="Arial"/>
                <w:color w:val="000000"/>
                <w:sz w:val="20"/>
                <w:szCs w:val="20"/>
                <w:lang w:val="en-ZA" w:eastAsia="en-ZA"/>
              </w:rPr>
              <w: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D122D7E" w14:textId="0E274D27" w:rsidR="009E30D2" w:rsidRPr="00F771BC" w:rsidRDefault="009E30D2" w:rsidP="00325378">
            <w:pPr>
              <w:spacing w:before="0" w:after="0" w:line="240" w:lineRule="auto"/>
              <w:ind w:left="144"/>
              <w:rPr>
                <w:rFonts w:ascii="Arial" w:eastAsia="Times New Roman" w:hAnsi="Arial" w:cs="Arial"/>
                <w:color w:val="000000"/>
                <w:sz w:val="20"/>
                <w:szCs w:val="20"/>
                <w:lang w:val="en-ZA" w:eastAsia="en-ZA"/>
              </w:rPr>
            </w:pPr>
            <w:proofErr w:type="spellStart"/>
            <w:r w:rsidRPr="00F771BC">
              <w:rPr>
                <w:rFonts w:ascii="Arial" w:eastAsia="Times New Roman" w:hAnsi="Arial" w:cs="Arial"/>
                <w:color w:val="000000"/>
                <w:sz w:val="20"/>
                <w:szCs w:val="20"/>
                <w:lang w:val="en-ZA" w:eastAsia="en-ZA"/>
              </w:rPr>
              <w:t>Aluminum</w:t>
            </w:r>
            <w:proofErr w:type="spellEnd"/>
          </w:p>
        </w:tc>
      </w:tr>
      <w:tr w:rsidR="009E30D2" w:rsidRPr="00F771BC" w14:paraId="00D6A2F2"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2B9B4BD7" w14:textId="351EFC6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w:t>
            </w:r>
            <w:r w:rsidR="008B15E4">
              <w:rPr>
                <w:rFonts w:ascii="Arial" w:eastAsia="Times New Roman" w:hAnsi="Arial" w:cs="Arial"/>
                <w:color w:val="000000"/>
                <w:sz w:val="20"/>
                <w:szCs w:val="20"/>
                <w:lang w:val="en-ZA" w:eastAsia="en-ZA"/>
              </w:rPr>
              <w:t>L</w:t>
            </w:r>
            <w:r w:rsidRPr="00F771BC">
              <w:rPr>
                <w:rFonts w:ascii="Arial" w:eastAsia="Times New Roman" w:hAnsi="Arial" w:cs="Arial"/>
                <w:color w:val="000000"/>
                <w:sz w:val="20"/>
                <w:szCs w:val="20"/>
                <w:lang w:val="en-ZA" w:eastAsia="en-ZA"/>
              </w:rPr>
              <w:t xml:space="preserve"> </w:t>
            </w:r>
            <w:r w:rsidR="002C1FC2">
              <w:rPr>
                <w:rFonts w:ascii="Arial" w:eastAsia="Times New Roman" w:hAnsi="Arial" w:cs="Arial"/>
                <w:color w:val="000000"/>
                <w:sz w:val="20"/>
                <w:szCs w:val="20"/>
                <w:lang w:val="en-ZA" w:eastAsia="en-ZA"/>
              </w:rPr>
              <w:t>A</w:t>
            </w:r>
            <w:r w:rsidR="008B15E4">
              <w:rPr>
                <w:rFonts w:ascii="Arial" w:eastAsia="Times New Roman" w:hAnsi="Arial" w:cs="Arial"/>
                <w:color w:val="000000"/>
                <w:sz w:val="20"/>
                <w:szCs w:val="20"/>
                <w:lang w:val="en-ZA" w:eastAsia="en-ZA"/>
              </w:rPr>
              <w:t>LOY</w:t>
            </w:r>
          </w:p>
        </w:tc>
        <w:tc>
          <w:tcPr>
            <w:tcW w:w="4140" w:type="dxa"/>
            <w:gridSpan w:val="2"/>
            <w:tcBorders>
              <w:top w:val="nil"/>
              <w:left w:val="nil"/>
              <w:bottom w:val="single" w:sz="4" w:space="0" w:color="auto"/>
              <w:right w:val="single" w:sz="4" w:space="0" w:color="auto"/>
            </w:tcBorders>
            <w:shd w:val="clear" w:color="auto" w:fill="auto"/>
            <w:vAlign w:val="center"/>
            <w:hideMark/>
          </w:tcPr>
          <w:p w14:paraId="7FB93FE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Aluminium Alloy</w:t>
            </w:r>
          </w:p>
        </w:tc>
      </w:tr>
      <w:tr w:rsidR="009E30D2" w:rsidRPr="00F771BC" w14:paraId="4B183EDC"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4535DFC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APL</w:t>
            </w:r>
          </w:p>
        </w:tc>
        <w:tc>
          <w:tcPr>
            <w:tcW w:w="4140" w:type="dxa"/>
            <w:gridSpan w:val="2"/>
            <w:tcBorders>
              <w:top w:val="nil"/>
              <w:left w:val="nil"/>
              <w:bottom w:val="single" w:sz="4" w:space="0" w:color="auto"/>
              <w:right w:val="single" w:sz="4" w:space="0" w:color="auto"/>
            </w:tcBorders>
            <w:shd w:val="clear" w:color="auto" w:fill="auto"/>
            <w:vAlign w:val="center"/>
            <w:hideMark/>
          </w:tcPr>
          <w:p w14:paraId="3ED6A22C" w14:textId="7BB0CD0F" w:rsidR="009E30D2" w:rsidRPr="00F771BC" w:rsidRDefault="00CC0CDC"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Aluminium</w:t>
            </w:r>
            <w:r w:rsidR="009E30D2" w:rsidRPr="00F771BC">
              <w:rPr>
                <w:rFonts w:ascii="Arial" w:eastAsia="Times New Roman" w:hAnsi="Arial" w:cs="Arial"/>
                <w:color w:val="000000"/>
                <w:sz w:val="20"/>
                <w:szCs w:val="20"/>
                <w:lang w:val="en-ZA" w:eastAsia="en-ZA"/>
              </w:rPr>
              <w:t xml:space="preserve"> </w:t>
            </w:r>
            <w:r w:rsidRPr="00F771BC">
              <w:rPr>
                <w:rFonts w:ascii="Arial" w:eastAsia="Times New Roman" w:hAnsi="Arial" w:cs="Arial"/>
                <w:color w:val="000000"/>
                <w:sz w:val="20"/>
                <w:szCs w:val="20"/>
                <w:lang w:val="en-ZA" w:eastAsia="en-ZA"/>
              </w:rPr>
              <w:t>Polyethylene</w:t>
            </w:r>
            <w:r w:rsidR="009E30D2" w:rsidRPr="00F771BC">
              <w:rPr>
                <w:rFonts w:ascii="Arial" w:eastAsia="Times New Roman" w:hAnsi="Arial" w:cs="Arial"/>
                <w:color w:val="000000"/>
                <w:sz w:val="20"/>
                <w:szCs w:val="20"/>
                <w:lang w:val="en-ZA" w:eastAsia="en-ZA"/>
              </w:rPr>
              <w:t xml:space="preserve"> Laminate</w:t>
            </w:r>
          </w:p>
        </w:tc>
      </w:tr>
      <w:tr w:rsidR="009E30D2" w:rsidRPr="00F771BC" w14:paraId="713A5BA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C3065B2"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AS</w:t>
            </w:r>
          </w:p>
        </w:tc>
        <w:tc>
          <w:tcPr>
            <w:tcW w:w="4140" w:type="dxa"/>
            <w:gridSpan w:val="2"/>
            <w:tcBorders>
              <w:top w:val="nil"/>
              <w:left w:val="nil"/>
              <w:bottom w:val="single" w:sz="4" w:space="0" w:color="auto"/>
              <w:right w:val="single" w:sz="4" w:space="0" w:color="auto"/>
            </w:tcBorders>
            <w:shd w:val="clear" w:color="auto" w:fill="auto"/>
            <w:vAlign w:val="center"/>
            <w:hideMark/>
          </w:tcPr>
          <w:p w14:paraId="67BA4D74" w14:textId="7743D77E" w:rsidR="009E30D2" w:rsidRPr="00F771BC" w:rsidRDefault="002D187A" w:rsidP="00452631">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A</w:t>
            </w:r>
            <w:r w:rsidR="009E30D2" w:rsidRPr="00F771BC">
              <w:rPr>
                <w:rFonts w:ascii="Arial" w:eastAsia="Times New Roman" w:hAnsi="Arial" w:cs="Arial"/>
                <w:color w:val="000000"/>
                <w:sz w:val="20"/>
                <w:szCs w:val="20"/>
                <w:lang w:val="en-ZA" w:eastAsia="en-ZA"/>
              </w:rPr>
              <w:t>lloy steel</w:t>
            </w:r>
          </w:p>
        </w:tc>
      </w:tr>
      <w:tr w:rsidR="009E30D2" w:rsidRPr="00F771BC" w14:paraId="1A6CC4E0"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66DA901F" w14:textId="44D13FFA" w:rsidR="009E30D2" w:rsidRPr="00F771BC" w:rsidRDefault="00325378"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SAN</w:t>
            </w:r>
          </w:p>
        </w:tc>
        <w:tc>
          <w:tcPr>
            <w:tcW w:w="4140" w:type="dxa"/>
            <w:gridSpan w:val="2"/>
            <w:tcBorders>
              <w:top w:val="nil"/>
              <w:left w:val="nil"/>
              <w:bottom w:val="single" w:sz="4" w:space="0" w:color="auto"/>
              <w:right w:val="single" w:sz="4" w:space="0" w:color="auto"/>
            </w:tcBorders>
            <w:shd w:val="clear" w:color="auto" w:fill="auto"/>
            <w:vAlign w:val="center"/>
            <w:hideMark/>
          </w:tcPr>
          <w:p w14:paraId="69D7E4A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Styrene-Acrylonitrile (plastic)</w:t>
            </w:r>
          </w:p>
        </w:tc>
      </w:tr>
      <w:tr w:rsidR="009E30D2" w:rsidRPr="00F771BC" w14:paraId="330A2332"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9C97AC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ASB</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178D18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Asbestos</w:t>
            </w:r>
          </w:p>
        </w:tc>
      </w:tr>
      <w:tr w:rsidR="009E30D2" w:rsidRPr="00F771BC" w14:paraId="4A2FBA6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6F50D22" w14:textId="00C6C7C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w:t>
            </w:r>
            <w:r w:rsidR="008B15E4">
              <w:rPr>
                <w:rFonts w:ascii="Arial" w:eastAsia="Times New Roman" w:hAnsi="Arial" w:cs="Arial"/>
                <w:color w:val="000000"/>
                <w:sz w:val="20"/>
                <w:szCs w:val="20"/>
                <w:lang w:val="en-ZA" w:eastAsia="en-ZA"/>
              </w:rPr>
              <w:t>U</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2058E4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Gold</w:t>
            </w:r>
          </w:p>
        </w:tc>
      </w:tr>
      <w:tr w:rsidR="009E30D2" w:rsidRPr="00F771BC" w14:paraId="46F10C45"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40E798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BMS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A59ED4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Bright mild steel</w:t>
            </w:r>
          </w:p>
        </w:tc>
      </w:tr>
      <w:tr w:rsidR="009E30D2" w:rsidRPr="00F771BC" w14:paraId="28189B1C"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8708B7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0A3D46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w:t>
            </w:r>
          </w:p>
        </w:tc>
      </w:tr>
      <w:tr w:rsidR="009E30D2" w:rsidRPr="00F771BC" w14:paraId="44DB0CAD"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3034847" w14:textId="4631A7C6"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BRS C</w:t>
            </w:r>
            <w:r w:rsidR="008B15E4">
              <w:rPr>
                <w:rFonts w:ascii="Arial" w:eastAsia="Times New Roman" w:hAnsi="Arial" w:cs="Arial"/>
                <w:color w:val="000000"/>
                <w:sz w:val="20"/>
                <w:szCs w:val="20"/>
                <w:lang w:val="en-ZA" w:eastAsia="en-ZA"/>
              </w:rPr>
              <w:t>R</w:t>
            </w:r>
            <w:r w:rsidRPr="00F771BC">
              <w:rPr>
                <w:rFonts w:ascii="Arial" w:eastAsia="Times New Roman" w:hAnsi="Arial" w:cs="Arial"/>
                <w:color w:val="000000"/>
                <w:sz w:val="20"/>
                <w:szCs w:val="20"/>
                <w:lang w:val="en-ZA" w:eastAsia="en-ZA"/>
              </w:rPr>
              <w:t xml:space="preserve"> P</w:t>
            </w:r>
            <w:r w:rsidR="008B15E4">
              <w:rPr>
                <w:rFonts w:ascii="Arial" w:eastAsia="Times New Roman" w:hAnsi="Arial" w:cs="Arial"/>
                <w:color w:val="000000"/>
                <w:sz w:val="20"/>
                <w:szCs w:val="20"/>
                <w:lang w:val="en-ZA" w:eastAsia="en-ZA"/>
              </w:rPr>
              <w:t>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FF8BF98"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Chrome Plated</w:t>
            </w:r>
          </w:p>
        </w:tc>
      </w:tr>
      <w:tr w:rsidR="009E30D2" w:rsidRPr="00F771BC" w14:paraId="51450F36"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2821640" w14:textId="79FE21B4" w:rsidR="009E30D2" w:rsidRPr="00F771BC" w:rsidRDefault="009E30D2" w:rsidP="002868B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BRS </w:t>
            </w:r>
            <w:r w:rsidR="002868B2">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RGD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39C611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Forged</w:t>
            </w:r>
          </w:p>
        </w:tc>
      </w:tr>
      <w:tr w:rsidR="009E30D2" w:rsidRPr="00F771BC" w14:paraId="20E6595E"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1656774" w14:textId="6F1C2499" w:rsidR="009E30D2" w:rsidRPr="00F771BC" w:rsidRDefault="009E30D2" w:rsidP="002868B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BRS 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2868B2">
              <w:rPr>
                <w:rFonts w:ascii="Arial" w:eastAsia="Times New Roman" w:hAnsi="Arial" w:cs="Arial"/>
                <w:color w:val="000000"/>
                <w:sz w:val="20"/>
                <w:szCs w:val="20"/>
                <w:lang w:val="en-ZA" w:eastAsia="en-ZA"/>
              </w:rPr>
              <w:t>P</w:t>
            </w:r>
            <w:r w:rsidR="008B15E4">
              <w:rPr>
                <w:rFonts w:ascii="Arial" w:eastAsia="Times New Roman" w:hAnsi="Arial" w:cs="Arial"/>
                <w:color w:val="000000"/>
                <w:sz w:val="20"/>
                <w:szCs w:val="20"/>
                <w:lang w:val="en-ZA" w:eastAsia="en-ZA"/>
              </w:rPr>
              <w:t>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A3EA90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Nickel Plated</w:t>
            </w:r>
          </w:p>
        </w:tc>
      </w:tr>
      <w:tr w:rsidR="009E30D2" w:rsidRPr="00F771BC" w14:paraId="4A80559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FFF21FF" w14:textId="25B4FE90" w:rsidR="009E30D2" w:rsidRPr="00F771BC" w:rsidRDefault="009E30D2" w:rsidP="002868B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BRS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9C80BF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Plated</w:t>
            </w:r>
          </w:p>
        </w:tc>
      </w:tr>
      <w:tr w:rsidR="009E30D2" w:rsidRPr="00F771BC" w14:paraId="21C291EC"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85FEDDA" w14:textId="4F678F64"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BRS </w:t>
            </w:r>
            <w:r w:rsidR="002868B2">
              <w:rPr>
                <w:rFonts w:ascii="Arial" w:eastAsia="Times New Roman" w:hAnsi="Arial" w:cs="Arial"/>
                <w:color w:val="000000"/>
                <w:sz w:val="20"/>
                <w:szCs w:val="20"/>
                <w:lang w:val="en-ZA" w:eastAsia="en-ZA"/>
              </w:rPr>
              <w:t>S</w:t>
            </w:r>
            <w:r w:rsidR="008B15E4">
              <w:rPr>
                <w:rFonts w:ascii="Arial" w:eastAsia="Times New Roman" w:hAnsi="Arial" w:cs="Arial"/>
                <w:color w:val="000000"/>
                <w:sz w:val="20"/>
                <w:szCs w:val="20"/>
                <w:lang w:val="en-ZA" w:eastAsia="en-ZA"/>
              </w:rPr>
              <w:t>N</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3348AE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Tin Plated</w:t>
            </w:r>
          </w:p>
        </w:tc>
      </w:tr>
      <w:tr w:rsidR="009E30D2" w:rsidRPr="00F771BC" w14:paraId="3D486BF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064CCD2" w14:textId="52F4D3C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w:t>
            </w:r>
            <w:r w:rsidR="008B15E4">
              <w:rPr>
                <w:rFonts w:ascii="Arial" w:eastAsia="Times New Roman" w:hAnsi="Arial" w:cs="Arial"/>
                <w:color w:val="000000"/>
                <w:sz w:val="20"/>
                <w:szCs w:val="20"/>
                <w:lang w:val="en-ZA" w:eastAsia="en-ZA"/>
              </w:rPr>
              <w:t>RZ</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6127611" w14:textId="6F6AF437" w:rsidR="009E30D2" w:rsidRPr="00F771BC" w:rsidRDefault="009E30D2" w:rsidP="002D187A">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w:t>
            </w:r>
            <w:r w:rsidR="002D187A">
              <w:rPr>
                <w:rFonts w:ascii="Arial" w:eastAsia="Times New Roman" w:hAnsi="Arial" w:cs="Arial"/>
                <w:color w:val="000000"/>
                <w:sz w:val="20"/>
                <w:szCs w:val="20"/>
                <w:lang w:val="en-ZA" w:eastAsia="en-ZA"/>
              </w:rPr>
              <w:t>ronze</w:t>
            </w:r>
          </w:p>
        </w:tc>
      </w:tr>
      <w:tr w:rsidR="009E30D2" w:rsidRPr="00F771BC" w14:paraId="1AE8ABC1"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E623A32"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95F5FB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w:t>
            </w:r>
          </w:p>
        </w:tc>
      </w:tr>
      <w:tr w:rsidR="009E30D2" w:rsidRPr="00F771BC" w14:paraId="276CFF0A"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B11D9A3"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6D729D8"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Cellulose Acetate</w:t>
            </w:r>
          </w:p>
        </w:tc>
      </w:tr>
      <w:tr w:rsidR="009E30D2" w:rsidRPr="00F771BC" w14:paraId="01E2F43B"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B80E59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CANV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AF5C71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Canvas</w:t>
            </w:r>
          </w:p>
        </w:tc>
      </w:tr>
      <w:tr w:rsidR="009E30D2" w:rsidRPr="00F771BC" w14:paraId="1E96EDA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AC0241E" w14:textId="156E75E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83684F1"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Cadmium</w:t>
            </w:r>
          </w:p>
        </w:tc>
      </w:tr>
      <w:tr w:rsidR="009E30D2" w:rsidRPr="00F771BC" w14:paraId="6D635AA2"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F27691F" w14:textId="58E43E3B" w:rsidR="009E30D2" w:rsidRPr="00F771BC" w:rsidRDefault="002868B2"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HN</w:t>
            </w:r>
            <w:r w:rsidR="009E30D2" w:rsidRPr="00F771BC">
              <w:rPr>
                <w:rFonts w:ascii="Arial" w:eastAsia="Times New Roman" w:hAnsi="Arial" w:cs="Arial"/>
                <w:color w:val="000000"/>
                <w:sz w:val="20"/>
                <w:szCs w:val="20"/>
                <w:lang w:val="en-ZA" w:eastAsia="en-ZA"/>
              </w:rPr>
              <w:t xml:space="preserve"> S</w:t>
            </w:r>
            <w:r w:rsidR="008B15E4">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5F89B1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Chain Steel</w:t>
            </w:r>
          </w:p>
        </w:tc>
      </w:tr>
      <w:tr w:rsidR="009E30D2" w:rsidRPr="00F771BC" w14:paraId="2F36A98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798F469"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1E527D9"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Cast iron</w:t>
            </w:r>
          </w:p>
        </w:tc>
      </w:tr>
      <w:tr w:rsidR="009E30D2" w:rsidRPr="00F771BC" w14:paraId="60417222"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F120631" w14:textId="3CA8E287" w:rsidR="009E30D2" w:rsidRPr="00F771BC" w:rsidRDefault="009E30D2" w:rsidP="002868B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CI </w:t>
            </w:r>
            <w:r w:rsidR="002868B2">
              <w:rPr>
                <w:rFonts w:ascii="Arial" w:eastAsia="Times New Roman" w:hAnsi="Arial" w:cs="Arial"/>
                <w:color w:val="000000"/>
                <w:sz w:val="20"/>
                <w:szCs w:val="20"/>
                <w:lang w:val="en-ZA" w:eastAsia="en-ZA"/>
              </w:rPr>
              <w:t>H</w:t>
            </w:r>
            <w:r w:rsidR="008B15E4">
              <w:rPr>
                <w:rFonts w:ascii="Arial" w:eastAsia="Times New Roman" w:hAnsi="Arial" w:cs="Arial"/>
                <w:color w:val="000000"/>
                <w:sz w:val="20"/>
                <w:szCs w:val="20"/>
                <w:lang w:val="en-ZA" w:eastAsia="en-ZA"/>
              </w:rPr>
              <w:t>RD</w:t>
            </w:r>
            <w:r w:rsidRPr="00F771BC">
              <w:rPr>
                <w:rFonts w:ascii="Arial" w:eastAsia="Times New Roman" w:hAnsi="Arial" w:cs="Arial"/>
                <w:color w:val="000000"/>
                <w:sz w:val="20"/>
                <w:szCs w:val="20"/>
                <w:lang w:val="en-ZA" w:eastAsia="en-ZA"/>
              </w:rPr>
              <w:t xml:space="preserve"> N</w:t>
            </w:r>
            <w:r w:rsidR="008B15E4">
              <w:rPr>
                <w:rFonts w:ascii="Arial" w:eastAsia="Times New Roman" w:hAnsi="Arial" w:cs="Arial"/>
                <w:color w:val="000000"/>
                <w:sz w:val="20"/>
                <w:szCs w:val="20"/>
                <w:lang w:val="en-ZA" w:eastAsia="en-ZA"/>
              </w:rPr>
              <w:t>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1846C7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Cast Iron Hard Nickel</w:t>
            </w:r>
          </w:p>
        </w:tc>
      </w:tr>
      <w:tr w:rsidR="009E30D2" w:rsidRPr="00F771BC" w14:paraId="03D13BB1"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9C473F1" w14:textId="36073361"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EMNT</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0A0CC7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Cement</w:t>
            </w:r>
          </w:p>
        </w:tc>
      </w:tr>
      <w:tr w:rsidR="009E30D2" w:rsidRPr="00F771BC" w14:paraId="1CC823B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CEBA0D6" w14:textId="4D4ADE03"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OMPD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685F9A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Compound</w:t>
            </w:r>
          </w:p>
        </w:tc>
      </w:tr>
      <w:tr w:rsidR="009E30D2" w:rsidRPr="00F771BC" w14:paraId="2763A52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50EC9FE" w14:textId="4C3407C2"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NCRT</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367FD0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Concrete</w:t>
            </w:r>
          </w:p>
        </w:tc>
      </w:tr>
      <w:tr w:rsidR="009E30D2" w:rsidRPr="00F771BC" w14:paraId="145FAB03"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4C3A34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CPE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05CD4E1" w14:textId="3B24A628"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Chlorinated </w:t>
            </w:r>
            <w:r w:rsidR="0038536D" w:rsidRPr="00F771BC">
              <w:rPr>
                <w:rFonts w:ascii="Arial" w:eastAsia="Times New Roman" w:hAnsi="Arial" w:cs="Arial"/>
                <w:color w:val="000000"/>
                <w:sz w:val="20"/>
                <w:szCs w:val="20"/>
                <w:lang w:val="en-ZA" w:eastAsia="en-ZA"/>
              </w:rPr>
              <w:t>Polyethylene</w:t>
            </w:r>
          </w:p>
        </w:tc>
      </w:tr>
      <w:tr w:rsidR="009E30D2" w:rsidRPr="00F771BC" w14:paraId="5124617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5303B74"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CPVC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6658EC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Chlorinated Polyvinyl chloride</w:t>
            </w:r>
          </w:p>
        </w:tc>
      </w:tr>
      <w:tr w:rsidR="009E30D2" w:rsidRPr="00F771BC" w14:paraId="79C38FD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BBC940E" w14:textId="031A822F"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C88DE4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Chrome/chromium</w:t>
            </w:r>
          </w:p>
        </w:tc>
      </w:tr>
      <w:tr w:rsidR="009E30D2" w:rsidRPr="00F771BC" w14:paraId="018A6DA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E734E8D" w14:textId="6004029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R</w:t>
            </w:r>
            <w:r w:rsidRPr="00F771BC">
              <w:rPr>
                <w:rFonts w:ascii="Arial" w:eastAsia="Times New Roman" w:hAnsi="Arial" w:cs="Arial"/>
                <w:color w:val="000000"/>
                <w:sz w:val="20"/>
                <w:szCs w:val="20"/>
                <w:lang w:val="en-ZA" w:eastAsia="en-ZA"/>
              </w:rPr>
              <w:t>M</w:t>
            </w:r>
            <w:r w:rsidR="008B15E4">
              <w:rPr>
                <w:rFonts w:ascii="Arial" w:eastAsia="Times New Roman" w:hAnsi="Arial" w:cs="Arial"/>
                <w:color w:val="000000"/>
                <w:sz w:val="20"/>
                <w:szCs w:val="20"/>
                <w:lang w:val="en-ZA" w:eastAsia="en-ZA"/>
              </w:rPr>
              <w:t>O</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89970D6" w14:textId="76172C76" w:rsidR="009E30D2" w:rsidRPr="00F771BC" w:rsidRDefault="0038536D"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Moly chrome</w:t>
            </w:r>
            <w:r w:rsidR="009E30D2" w:rsidRPr="00F771BC">
              <w:rPr>
                <w:rFonts w:ascii="Arial" w:eastAsia="Times New Roman" w:hAnsi="Arial" w:cs="Arial"/>
                <w:color w:val="000000"/>
                <w:sz w:val="20"/>
                <w:szCs w:val="20"/>
                <w:lang w:val="en-ZA" w:eastAsia="en-ZA"/>
              </w:rPr>
              <w:t>/</w:t>
            </w:r>
            <w:r w:rsidRPr="00F771BC">
              <w:rPr>
                <w:rFonts w:ascii="Arial" w:eastAsia="Times New Roman" w:hAnsi="Arial" w:cs="Arial"/>
                <w:color w:val="000000"/>
                <w:sz w:val="20"/>
                <w:szCs w:val="20"/>
                <w:lang w:val="en-ZA" w:eastAsia="en-ZA"/>
              </w:rPr>
              <w:t>chrome moly</w:t>
            </w:r>
          </w:p>
        </w:tc>
      </w:tr>
      <w:tr w:rsidR="009E30D2" w:rsidRPr="00F771BC" w14:paraId="7981ACAD" w14:textId="77777777" w:rsidTr="00495A22">
        <w:trPr>
          <w:trHeight w:val="276"/>
        </w:trPr>
        <w:tc>
          <w:tcPr>
            <w:tcW w:w="189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9D6414" w14:textId="34A4FD82"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CR</w:t>
            </w:r>
            <w:r w:rsidR="008B15E4">
              <w:rPr>
                <w:rFonts w:ascii="Arial" w:eastAsia="Times New Roman" w:hAnsi="Arial" w:cs="Arial"/>
                <w:color w:val="000000"/>
                <w:sz w:val="20"/>
                <w:szCs w:val="20"/>
                <w:lang w:val="en-ZA" w:eastAsia="en-ZA"/>
              </w:rPr>
              <w:t xml:space="preserve"> </w:t>
            </w:r>
            <w:r w:rsidRPr="00F771BC">
              <w:rPr>
                <w:rFonts w:ascii="Arial" w:eastAsia="Times New Roman" w:hAnsi="Arial" w:cs="Arial"/>
                <w:color w:val="000000"/>
                <w:sz w:val="20"/>
                <w:szCs w:val="20"/>
                <w:lang w:val="en-ZA" w:eastAsia="en-ZA"/>
              </w:rPr>
              <w:t>S</w:t>
            </w:r>
            <w:r w:rsidR="008B15E4">
              <w:rPr>
                <w:rFonts w:ascii="Arial" w:eastAsia="Times New Roman" w:hAnsi="Arial" w:cs="Arial"/>
                <w:color w:val="000000"/>
                <w:sz w:val="20"/>
                <w:szCs w:val="20"/>
                <w:lang w:val="en-ZA" w:eastAsia="en-ZA"/>
              </w:rPr>
              <w:t>TL</w:t>
            </w:r>
          </w:p>
        </w:tc>
        <w:tc>
          <w:tcPr>
            <w:tcW w:w="41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1526E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Chrome steel</w:t>
            </w:r>
          </w:p>
        </w:tc>
      </w:tr>
      <w:tr w:rsidR="009E30D2" w:rsidRPr="00F771BC" w14:paraId="411CFA15" w14:textId="77777777" w:rsidTr="00495A22">
        <w:trPr>
          <w:trHeight w:val="276"/>
        </w:trPr>
        <w:tc>
          <w:tcPr>
            <w:tcW w:w="189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CA5D5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w:t>
            </w:r>
          </w:p>
        </w:tc>
        <w:tc>
          <w:tcPr>
            <w:tcW w:w="41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6C7DA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w:t>
            </w:r>
          </w:p>
        </w:tc>
      </w:tr>
      <w:tr w:rsidR="009E30D2" w:rsidRPr="00F771BC" w14:paraId="0357243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FB2DAFD" w14:textId="14E55C97"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C</w:t>
            </w:r>
            <w:r w:rsidR="008B15E4">
              <w:rPr>
                <w:rFonts w:ascii="Arial" w:eastAsia="Times New Roman" w:hAnsi="Arial" w:cs="Arial"/>
                <w:color w:val="000000"/>
                <w:sz w:val="20"/>
                <w:szCs w:val="20"/>
                <w:lang w:val="en-ZA" w:eastAsia="en-ZA"/>
              </w:rPr>
              <w:t>AD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B87C9D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Cadmium</w:t>
            </w:r>
          </w:p>
        </w:tc>
      </w:tr>
      <w:tr w:rsidR="009E30D2" w:rsidRPr="00F771BC" w14:paraId="7A07323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114DCB2" w14:textId="2EB483CD"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C</w:t>
            </w:r>
            <w:r w:rsidR="008B15E4">
              <w:rPr>
                <w:rFonts w:ascii="Arial" w:eastAsia="Times New Roman" w:hAnsi="Arial" w:cs="Arial"/>
                <w:color w:val="000000"/>
                <w:sz w:val="20"/>
                <w:szCs w:val="20"/>
                <w:lang w:val="en-ZA" w:eastAsia="en-ZA"/>
              </w:rPr>
              <w:t>AD</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863718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Cadmium Plated</w:t>
            </w:r>
          </w:p>
        </w:tc>
      </w:tr>
      <w:tr w:rsidR="009E30D2" w:rsidRPr="00F771BC" w14:paraId="1F0BC139"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11E5096" w14:textId="5E312E2E"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C</w:t>
            </w:r>
            <w:r w:rsidR="008B15E4">
              <w:rPr>
                <w:rFonts w:ascii="Arial" w:eastAsia="Times New Roman" w:hAnsi="Arial" w:cs="Arial"/>
                <w:color w:val="000000"/>
                <w:sz w:val="20"/>
                <w:szCs w:val="20"/>
                <w:lang w:val="en-ZA" w:eastAsia="en-ZA"/>
              </w:rPr>
              <w:t>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3062D7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Coated</w:t>
            </w:r>
          </w:p>
        </w:tc>
      </w:tr>
      <w:tr w:rsidR="009E30D2" w:rsidRPr="00F771BC" w14:paraId="7FE89EE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1005826" w14:textId="38B9E758"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54269F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Copper Plated</w:t>
            </w:r>
          </w:p>
        </w:tc>
      </w:tr>
      <w:tr w:rsidR="009E30D2" w:rsidRPr="00F771BC" w14:paraId="2F8D5755"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A250EE0" w14:textId="718FD0DB"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w:t>
            </w:r>
            <w:r w:rsidR="008B15E4">
              <w:rPr>
                <w:rFonts w:ascii="Arial" w:eastAsia="Times New Roman" w:hAnsi="Arial" w:cs="Arial"/>
                <w:color w:val="000000"/>
                <w:sz w:val="20"/>
                <w:szCs w:val="20"/>
                <w:lang w:val="en-ZA" w:eastAsia="en-ZA"/>
              </w:rPr>
              <w:t>GALV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AB8687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Galvanized</w:t>
            </w:r>
          </w:p>
        </w:tc>
      </w:tr>
      <w:tr w:rsidR="009E30D2" w:rsidRPr="00F771BC" w14:paraId="0BFD4DD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C5C1C23" w14:textId="49FF793F"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4B056C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Plated</w:t>
            </w:r>
          </w:p>
        </w:tc>
      </w:tr>
      <w:tr w:rsidR="009E30D2" w:rsidRPr="00F771BC" w14:paraId="233DD74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F9FB9CD" w14:textId="474C0BE2"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w:t>
            </w:r>
            <w:r w:rsidR="008B15E4">
              <w:rPr>
                <w:rFonts w:ascii="Arial" w:eastAsia="Times New Roman" w:hAnsi="Arial" w:cs="Arial"/>
                <w:color w:val="000000"/>
                <w:sz w:val="20"/>
                <w:szCs w:val="20"/>
                <w:lang w:val="en-ZA" w:eastAsia="en-ZA"/>
              </w:rPr>
              <w:t>RUBR</w:t>
            </w:r>
            <w:r w:rsidR="008B15E4"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LND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DA7A3A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Rubber Lined</w:t>
            </w:r>
          </w:p>
        </w:tc>
      </w:tr>
      <w:tr w:rsidR="009E30D2" w:rsidRPr="00F771BC" w14:paraId="52FB972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67936E2" w14:textId="3F12C29E"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w:t>
            </w:r>
            <w:r w:rsidR="008B15E4">
              <w:rPr>
                <w:rFonts w:ascii="Arial" w:eastAsia="Times New Roman" w:hAnsi="Arial" w:cs="Arial"/>
                <w:color w:val="000000"/>
                <w:sz w:val="20"/>
                <w:szCs w:val="20"/>
                <w:lang w:val="en-ZA" w:eastAsia="en-ZA"/>
              </w:rPr>
              <w:t>GALV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33B3F6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Galvanized</w:t>
            </w:r>
          </w:p>
        </w:tc>
      </w:tr>
      <w:tr w:rsidR="009E30D2" w:rsidRPr="00F771BC" w14:paraId="66DC3562"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8E27302" w14:textId="4DC10821"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PP </w:t>
            </w:r>
            <w:r w:rsidR="008B15E4">
              <w:rPr>
                <w:rFonts w:ascii="Arial" w:eastAsia="Times New Roman" w:hAnsi="Arial" w:cs="Arial"/>
                <w:color w:val="000000"/>
                <w:sz w:val="20"/>
                <w:szCs w:val="20"/>
                <w:lang w:val="en-ZA" w:eastAsia="en-ZA"/>
              </w:rPr>
              <w:t>LND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262E446"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Polypropylene Lined</w:t>
            </w:r>
          </w:p>
        </w:tc>
      </w:tr>
      <w:tr w:rsidR="009E30D2" w:rsidRPr="00F771BC" w14:paraId="7D654751"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8F8D648" w14:textId="349DBC73"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Z</w:t>
            </w:r>
            <w:r w:rsidR="008B15E4">
              <w:rPr>
                <w:rFonts w:ascii="Arial" w:eastAsia="Times New Roman" w:hAnsi="Arial" w:cs="Arial"/>
                <w:color w:val="000000"/>
                <w:sz w:val="20"/>
                <w:szCs w:val="20"/>
                <w:lang w:val="en-ZA" w:eastAsia="en-ZA"/>
              </w:rPr>
              <w:t>N</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CTD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D414E49"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Zinc Coated</w:t>
            </w:r>
          </w:p>
        </w:tc>
      </w:tr>
      <w:tr w:rsidR="009E30D2" w:rsidRPr="00F771BC" w14:paraId="678EF09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16DF7EC" w14:textId="300C43A1"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Z</w:t>
            </w:r>
            <w:r w:rsidR="008B15E4">
              <w:rPr>
                <w:rFonts w:ascii="Arial" w:eastAsia="Times New Roman" w:hAnsi="Arial" w:cs="Arial"/>
                <w:color w:val="000000"/>
                <w:sz w:val="20"/>
                <w:szCs w:val="20"/>
                <w:lang w:val="en-ZA" w:eastAsia="en-ZA"/>
              </w:rPr>
              <w:t>N</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2CCD83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Zinc Plated</w:t>
            </w:r>
          </w:p>
        </w:tc>
      </w:tr>
      <w:tr w:rsidR="009E30D2" w:rsidRPr="00F771BC" w14:paraId="05F75BD4"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1B0EFC7" w14:textId="618B5692"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SS</w:t>
            </w:r>
            <w:r w:rsidR="002C1FC2">
              <w:rPr>
                <w:rFonts w:ascii="Arial" w:eastAsia="Times New Roman" w:hAnsi="Arial" w:cs="Arial"/>
                <w:color w:val="000000"/>
                <w:sz w:val="20"/>
                <w:szCs w:val="20"/>
                <w:lang w:val="en-ZA" w:eastAsia="en-ZA"/>
              </w:rPr>
              <w:t xml:space="preserve"> C</w:t>
            </w:r>
            <w:r w:rsidR="008B15E4">
              <w:rPr>
                <w:rFonts w:ascii="Arial" w:eastAsia="Times New Roman" w:hAnsi="Arial" w:cs="Arial"/>
                <w:color w:val="000000"/>
                <w:sz w:val="20"/>
                <w:szCs w:val="20"/>
                <w:lang w:val="en-ZA" w:eastAsia="en-ZA"/>
              </w:rPr>
              <w:t>ST</w:t>
            </w:r>
          </w:p>
        </w:tc>
        <w:tc>
          <w:tcPr>
            <w:tcW w:w="4140" w:type="dxa"/>
            <w:gridSpan w:val="2"/>
            <w:tcBorders>
              <w:top w:val="nil"/>
              <w:left w:val="nil"/>
              <w:bottom w:val="single" w:sz="4" w:space="0" w:color="auto"/>
              <w:right w:val="single" w:sz="4" w:space="0" w:color="auto"/>
            </w:tcBorders>
            <w:shd w:val="clear" w:color="auto" w:fill="auto"/>
            <w:vAlign w:val="center"/>
            <w:hideMark/>
          </w:tcPr>
          <w:p w14:paraId="2BEB8919"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Cast Stainless steel</w:t>
            </w:r>
          </w:p>
        </w:tc>
      </w:tr>
      <w:tr w:rsidR="009E30D2" w:rsidRPr="00F771BC" w14:paraId="528DAB9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D8A7C06" w14:textId="39850C23"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4C4F23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w:t>
            </w:r>
          </w:p>
        </w:tc>
      </w:tr>
      <w:tr w:rsidR="009E30D2" w:rsidRPr="00F771BC" w14:paraId="25EE402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FFD41E9" w14:textId="402F602C"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ALOY</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1D6510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 Alloy</w:t>
            </w:r>
          </w:p>
        </w:tc>
      </w:tr>
      <w:tr w:rsidR="009E30D2" w:rsidRPr="00F771BC" w14:paraId="0CD9B3C2"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020A34A" w14:textId="621E3B4B"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w:t>
            </w:r>
            <w:r w:rsidR="002C1FC2">
              <w:rPr>
                <w:rFonts w:ascii="Arial" w:eastAsia="Times New Roman" w:hAnsi="Arial" w:cs="Arial"/>
                <w:color w:val="000000"/>
                <w:sz w:val="20"/>
                <w:szCs w:val="20"/>
                <w:lang w:val="en-ZA" w:eastAsia="en-ZA"/>
              </w:rPr>
              <w:t>A</w:t>
            </w:r>
            <w:r w:rsidR="008B15E4">
              <w:rPr>
                <w:rFonts w:ascii="Arial" w:eastAsia="Times New Roman" w:hAnsi="Arial" w:cs="Arial"/>
                <w:color w:val="000000"/>
                <w:sz w:val="20"/>
                <w:szCs w:val="20"/>
                <w:lang w:val="en-ZA" w:eastAsia="en-ZA"/>
              </w:rPr>
              <w:t>LOY</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CST</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F25166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 Alloy Cast</w:t>
            </w:r>
          </w:p>
        </w:tc>
      </w:tr>
      <w:tr w:rsidR="009E30D2" w:rsidRPr="00F771BC" w14:paraId="5122D57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6D1C563" w14:textId="722EF04D"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N</w:t>
            </w:r>
            <w:r w:rsidR="008B15E4">
              <w:rPr>
                <w:rFonts w:ascii="Arial" w:eastAsia="Times New Roman" w:hAnsi="Arial" w:cs="Arial"/>
                <w:color w:val="000000"/>
                <w:sz w:val="20"/>
                <w:szCs w:val="20"/>
                <w:lang w:val="en-ZA" w:eastAsia="en-ZA"/>
              </w:rPr>
              <w:t>I</w:t>
            </w:r>
            <w:r w:rsidR="002C1FC2">
              <w:rPr>
                <w:rFonts w:ascii="Arial" w:eastAsia="Times New Roman" w:hAnsi="Arial" w:cs="Arial"/>
                <w:color w:val="000000"/>
                <w:sz w:val="20"/>
                <w:szCs w:val="20"/>
                <w:lang w:val="en-ZA" w:eastAsia="en-ZA"/>
              </w:rPr>
              <w:t xml:space="preserve"> A</w:t>
            </w:r>
            <w:r w:rsidR="008B15E4">
              <w:rPr>
                <w:rFonts w:ascii="Arial" w:eastAsia="Times New Roman" w:hAnsi="Arial" w:cs="Arial"/>
                <w:color w:val="000000"/>
                <w:sz w:val="20"/>
                <w:szCs w:val="20"/>
                <w:lang w:val="en-ZA" w:eastAsia="en-ZA"/>
              </w:rPr>
              <w:t>LOY</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88E2B61" w14:textId="25C3C70B" w:rsidR="009E30D2" w:rsidRPr="00F771BC" w:rsidRDefault="009E30D2" w:rsidP="002C1FC2">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Copper </w:t>
            </w:r>
            <w:r w:rsidR="002C1FC2" w:rsidRPr="00F771BC">
              <w:rPr>
                <w:rFonts w:ascii="Arial" w:eastAsia="Times New Roman" w:hAnsi="Arial" w:cs="Arial"/>
                <w:color w:val="000000"/>
                <w:sz w:val="20"/>
                <w:szCs w:val="20"/>
                <w:lang w:val="en-ZA" w:eastAsia="en-ZA"/>
              </w:rPr>
              <w:t xml:space="preserve">Nickel </w:t>
            </w:r>
            <w:r w:rsidRPr="00F771BC">
              <w:rPr>
                <w:rFonts w:ascii="Arial" w:eastAsia="Times New Roman" w:hAnsi="Arial" w:cs="Arial"/>
                <w:color w:val="000000"/>
                <w:sz w:val="20"/>
                <w:szCs w:val="20"/>
                <w:lang w:val="en-ZA" w:eastAsia="en-ZA"/>
              </w:rPr>
              <w:t xml:space="preserve">Alloy </w:t>
            </w:r>
          </w:p>
        </w:tc>
      </w:tr>
      <w:tr w:rsidR="009E30D2" w:rsidRPr="00F771BC" w14:paraId="41997D5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06537E3" w14:textId="7B33C081"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61DD5A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 Nickel Plated</w:t>
            </w:r>
          </w:p>
        </w:tc>
      </w:tr>
      <w:tr w:rsidR="009E30D2" w:rsidRPr="00F771BC" w14:paraId="7D17E04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86A7C79" w14:textId="4229F5B8"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lastRenderedPageBreak/>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SN</w:t>
            </w:r>
            <w:r w:rsidR="008B15E4"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836103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 Tin Plated</w:t>
            </w:r>
          </w:p>
        </w:tc>
      </w:tr>
      <w:tr w:rsidR="009E30D2" w:rsidRPr="00F771BC" w14:paraId="5774D971"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18049BCE"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CVS</w:t>
            </w:r>
          </w:p>
        </w:tc>
        <w:tc>
          <w:tcPr>
            <w:tcW w:w="4140" w:type="dxa"/>
            <w:gridSpan w:val="2"/>
            <w:tcBorders>
              <w:top w:val="nil"/>
              <w:left w:val="nil"/>
              <w:bottom w:val="single" w:sz="4" w:space="0" w:color="auto"/>
              <w:right w:val="single" w:sz="4" w:space="0" w:color="auto"/>
            </w:tcBorders>
            <w:shd w:val="clear" w:color="auto" w:fill="auto"/>
            <w:vAlign w:val="center"/>
            <w:hideMark/>
          </w:tcPr>
          <w:p w14:paraId="03D9D96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Chrome Vanadium Steel</w:t>
            </w:r>
          </w:p>
        </w:tc>
      </w:tr>
      <w:tr w:rsidR="009E30D2" w:rsidRPr="00F771BC" w14:paraId="024343E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8C6AC4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DI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8CBECA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Ductile iron</w:t>
            </w:r>
          </w:p>
        </w:tc>
      </w:tr>
      <w:tr w:rsidR="009E30D2" w:rsidRPr="00F771BC" w14:paraId="4AD9D61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99097FB" w14:textId="5EC47001"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E</w:t>
            </w:r>
            <w:r w:rsidR="009E30D2" w:rsidRPr="00F771BC">
              <w:rPr>
                <w:rFonts w:ascii="Arial" w:eastAsia="Times New Roman" w:hAnsi="Arial" w:cs="Arial"/>
                <w:color w:val="000000"/>
                <w:sz w:val="20"/>
                <w:szCs w:val="20"/>
                <w:lang w:val="en-ZA" w:eastAsia="en-ZA"/>
              </w:rPr>
              <w:t>PTFE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B2378B0" w14:textId="111273A5"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Expanded </w:t>
            </w:r>
            <w:r w:rsidR="0038536D" w:rsidRPr="00F771BC">
              <w:rPr>
                <w:rFonts w:ascii="Arial" w:eastAsia="Times New Roman" w:hAnsi="Arial" w:cs="Arial"/>
                <w:color w:val="000000"/>
                <w:sz w:val="20"/>
                <w:szCs w:val="20"/>
                <w:lang w:val="en-ZA" w:eastAsia="en-ZA"/>
              </w:rPr>
              <w:t>Polytetrafluoroethylene</w:t>
            </w:r>
          </w:p>
        </w:tc>
      </w:tr>
      <w:tr w:rsidR="009E30D2" w:rsidRPr="00F771BC" w14:paraId="60E76223"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1F8498A"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EP</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D2A0AA6"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Ethylene Propylene</w:t>
            </w:r>
          </w:p>
        </w:tc>
      </w:tr>
      <w:tr w:rsidR="009E30D2" w:rsidRPr="00F771BC" w14:paraId="3107008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7ACBEC5"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EPDM</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91F4E2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Ethylene Propylene Diene Monomer</w:t>
            </w:r>
          </w:p>
        </w:tc>
      </w:tr>
      <w:tr w:rsidR="009E30D2" w:rsidRPr="00F771BC" w14:paraId="6EFE245D"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4ACB96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EPM</w:t>
            </w:r>
          </w:p>
        </w:tc>
        <w:tc>
          <w:tcPr>
            <w:tcW w:w="4140" w:type="dxa"/>
            <w:gridSpan w:val="2"/>
            <w:tcBorders>
              <w:top w:val="nil"/>
              <w:left w:val="nil"/>
              <w:bottom w:val="single" w:sz="4" w:space="0" w:color="auto"/>
              <w:right w:val="single" w:sz="4" w:space="0" w:color="auto"/>
            </w:tcBorders>
            <w:shd w:val="clear" w:color="auto" w:fill="auto"/>
            <w:vAlign w:val="center"/>
            <w:hideMark/>
          </w:tcPr>
          <w:p w14:paraId="215257C7" w14:textId="64A41306"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Ethylene </w:t>
            </w:r>
            <w:r w:rsidR="0038536D" w:rsidRPr="00F771BC">
              <w:rPr>
                <w:rFonts w:ascii="Arial" w:eastAsia="Times New Roman" w:hAnsi="Arial" w:cs="Arial"/>
                <w:color w:val="000000"/>
                <w:sz w:val="20"/>
                <w:szCs w:val="20"/>
                <w:lang w:val="en-ZA" w:eastAsia="en-ZA"/>
              </w:rPr>
              <w:t>Propylene</w:t>
            </w:r>
            <w:r w:rsidRPr="00F771BC">
              <w:rPr>
                <w:rFonts w:ascii="Arial" w:eastAsia="Times New Roman" w:hAnsi="Arial" w:cs="Arial"/>
                <w:color w:val="000000"/>
                <w:sz w:val="20"/>
                <w:szCs w:val="20"/>
                <w:lang w:val="en-ZA" w:eastAsia="en-ZA"/>
              </w:rPr>
              <w:t xml:space="preserve"> </w:t>
            </w:r>
            <w:r w:rsidR="002C1FC2" w:rsidRPr="00F771BC">
              <w:rPr>
                <w:rFonts w:ascii="Arial" w:eastAsia="Times New Roman" w:hAnsi="Arial" w:cs="Arial"/>
                <w:color w:val="000000"/>
                <w:sz w:val="20"/>
                <w:szCs w:val="20"/>
                <w:lang w:val="en-ZA" w:eastAsia="en-ZA"/>
              </w:rPr>
              <w:t>Monomer</w:t>
            </w:r>
          </w:p>
        </w:tc>
      </w:tr>
      <w:tr w:rsidR="009E30D2" w:rsidRPr="00F771BC" w14:paraId="677190E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6C5F108"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EPR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2BC9374" w14:textId="48B56FC0" w:rsidR="009E30D2" w:rsidRPr="00F771BC" w:rsidRDefault="009E30D2" w:rsidP="002D187A">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Ethylene </w:t>
            </w:r>
            <w:r w:rsidR="002D187A">
              <w:rPr>
                <w:rFonts w:ascii="Arial" w:eastAsia="Times New Roman" w:hAnsi="Arial" w:cs="Arial"/>
                <w:color w:val="000000"/>
                <w:sz w:val="20"/>
                <w:szCs w:val="20"/>
                <w:lang w:val="en-ZA" w:eastAsia="en-ZA"/>
              </w:rPr>
              <w:t>P</w:t>
            </w:r>
            <w:r w:rsidRPr="00F771BC">
              <w:rPr>
                <w:rFonts w:ascii="Arial" w:eastAsia="Times New Roman" w:hAnsi="Arial" w:cs="Arial"/>
                <w:color w:val="000000"/>
                <w:sz w:val="20"/>
                <w:szCs w:val="20"/>
                <w:lang w:val="en-ZA" w:eastAsia="en-ZA"/>
              </w:rPr>
              <w:t xml:space="preserve">ropylene </w:t>
            </w:r>
            <w:r w:rsidR="002D187A">
              <w:rPr>
                <w:rFonts w:ascii="Arial" w:eastAsia="Times New Roman" w:hAnsi="Arial" w:cs="Arial"/>
                <w:color w:val="000000"/>
                <w:sz w:val="20"/>
                <w:szCs w:val="20"/>
                <w:lang w:val="en-ZA" w:eastAsia="en-ZA"/>
              </w:rPr>
              <w:t>R</w:t>
            </w:r>
            <w:r w:rsidRPr="00F771BC">
              <w:rPr>
                <w:rFonts w:ascii="Arial" w:eastAsia="Times New Roman" w:hAnsi="Arial" w:cs="Arial"/>
                <w:color w:val="000000"/>
                <w:sz w:val="20"/>
                <w:szCs w:val="20"/>
                <w:lang w:val="en-ZA" w:eastAsia="en-ZA"/>
              </w:rPr>
              <w:t>ubber</w:t>
            </w:r>
          </w:p>
        </w:tc>
      </w:tr>
      <w:tr w:rsidR="009E30D2" w:rsidRPr="00F771BC" w14:paraId="20C301A3"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AD1880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ETFE</w:t>
            </w:r>
          </w:p>
        </w:tc>
        <w:tc>
          <w:tcPr>
            <w:tcW w:w="4140" w:type="dxa"/>
            <w:gridSpan w:val="2"/>
            <w:tcBorders>
              <w:top w:val="nil"/>
              <w:left w:val="nil"/>
              <w:bottom w:val="single" w:sz="4" w:space="0" w:color="auto"/>
              <w:right w:val="single" w:sz="4" w:space="0" w:color="auto"/>
            </w:tcBorders>
            <w:shd w:val="clear" w:color="auto" w:fill="auto"/>
            <w:vAlign w:val="center"/>
            <w:hideMark/>
          </w:tcPr>
          <w:p w14:paraId="235C234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Ethylene-</w:t>
            </w:r>
            <w:proofErr w:type="spellStart"/>
            <w:r w:rsidRPr="00F771BC">
              <w:rPr>
                <w:rFonts w:ascii="Arial" w:eastAsia="Times New Roman" w:hAnsi="Arial" w:cs="Arial"/>
                <w:color w:val="000000"/>
                <w:sz w:val="20"/>
                <w:szCs w:val="20"/>
                <w:lang w:val="en-ZA" w:eastAsia="en-ZA"/>
              </w:rPr>
              <w:t>tetrafluoroethylene</w:t>
            </w:r>
            <w:proofErr w:type="spellEnd"/>
          </w:p>
        </w:tc>
      </w:tr>
      <w:tr w:rsidR="009E30D2" w:rsidRPr="00F771BC" w14:paraId="6C35FD9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4229AA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EVA</w:t>
            </w:r>
          </w:p>
        </w:tc>
        <w:tc>
          <w:tcPr>
            <w:tcW w:w="4140" w:type="dxa"/>
            <w:gridSpan w:val="2"/>
            <w:tcBorders>
              <w:top w:val="nil"/>
              <w:left w:val="nil"/>
              <w:bottom w:val="single" w:sz="4" w:space="0" w:color="auto"/>
              <w:right w:val="single" w:sz="4" w:space="0" w:color="auto"/>
            </w:tcBorders>
            <w:shd w:val="clear" w:color="auto" w:fill="auto"/>
            <w:vAlign w:val="center"/>
            <w:hideMark/>
          </w:tcPr>
          <w:p w14:paraId="6E952EEC" w14:textId="52D29621"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Ethylene Vinyl</w:t>
            </w:r>
            <w:r w:rsidR="002C1FC2">
              <w:rPr>
                <w:rFonts w:ascii="Arial" w:eastAsia="Times New Roman" w:hAnsi="Arial" w:cs="Arial"/>
                <w:color w:val="000000"/>
                <w:sz w:val="20"/>
                <w:szCs w:val="20"/>
                <w:lang w:val="en-ZA" w:eastAsia="en-ZA"/>
              </w:rPr>
              <w:t xml:space="preserve"> A</w:t>
            </w:r>
            <w:r w:rsidR="002C1FC2" w:rsidRPr="002C1FC2">
              <w:rPr>
                <w:rFonts w:ascii="Arial" w:eastAsia="Times New Roman" w:hAnsi="Arial" w:cs="Arial"/>
                <w:color w:val="000000"/>
                <w:sz w:val="20"/>
                <w:szCs w:val="20"/>
                <w:lang w:val="en-ZA" w:eastAsia="en-ZA"/>
              </w:rPr>
              <w:t>cetate</w:t>
            </w:r>
          </w:p>
        </w:tc>
      </w:tr>
      <w:tr w:rsidR="009E30D2" w:rsidRPr="00F771BC" w14:paraId="79130CB2"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E4F1679" w14:textId="3109C03D"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BR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B1E00D6"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Fibre</w:t>
            </w:r>
          </w:p>
        </w:tc>
      </w:tr>
      <w:tr w:rsidR="009E30D2" w:rsidRPr="00F771BC" w14:paraId="437300F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ADB0BB6" w14:textId="272ECE4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BR</w:t>
            </w:r>
            <w:r w:rsidRPr="00F771BC">
              <w:rPr>
                <w:rFonts w:ascii="Arial" w:eastAsia="Times New Roman" w:hAnsi="Arial" w:cs="Arial"/>
                <w:color w:val="000000"/>
                <w:sz w:val="20"/>
                <w:szCs w:val="20"/>
                <w:lang w:val="en-ZA" w:eastAsia="en-ZA"/>
              </w:rPr>
              <w:t>G</w:t>
            </w:r>
            <w:r w:rsidR="008B15E4">
              <w:rPr>
                <w:rFonts w:ascii="Arial" w:eastAsia="Times New Roman" w:hAnsi="Arial" w:cs="Arial"/>
                <w:color w:val="000000"/>
                <w:sz w:val="20"/>
                <w:szCs w:val="20"/>
                <w:lang w:val="en-ZA" w:eastAsia="en-ZA"/>
              </w:rPr>
              <w:t>LS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05D397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Fiberglass</w:t>
            </w:r>
          </w:p>
        </w:tc>
      </w:tr>
      <w:tr w:rsidR="009E30D2" w:rsidRPr="00F771BC" w14:paraId="40EBB26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DF9097B" w14:textId="49AD5802"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5ED6FE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Iron</w:t>
            </w:r>
          </w:p>
        </w:tc>
      </w:tr>
      <w:tr w:rsidR="009E30D2" w:rsidRPr="00F771BC" w14:paraId="14C97459"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D293646" w14:textId="5D8E331F"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E</w:t>
            </w:r>
            <w:r w:rsidRPr="00F771BC">
              <w:rPr>
                <w:rFonts w:ascii="Arial" w:eastAsia="Times New Roman" w:hAnsi="Arial" w:cs="Arial"/>
                <w:color w:val="000000"/>
                <w:sz w:val="20"/>
                <w:szCs w:val="20"/>
                <w:lang w:val="en-ZA" w:eastAsia="en-ZA"/>
              </w:rPr>
              <w:t xml:space="preserve"> G</w:t>
            </w:r>
            <w:r w:rsidR="008B15E4">
              <w:rPr>
                <w:rFonts w:ascii="Arial" w:eastAsia="Times New Roman" w:hAnsi="Arial" w:cs="Arial"/>
                <w:color w:val="000000"/>
                <w:sz w:val="20"/>
                <w:szCs w:val="20"/>
                <w:lang w:val="en-ZA" w:eastAsia="en-ZA"/>
              </w:rPr>
              <w:t>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113EF2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Iron Galvanized</w:t>
            </w:r>
          </w:p>
        </w:tc>
      </w:tr>
      <w:tr w:rsidR="009E30D2" w:rsidRPr="00F771BC" w14:paraId="4CE952C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F812605" w14:textId="27712BCE"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E</w:t>
            </w:r>
            <w:r w:rsidRPr="00F771BC">
              <w:rPr>
                <w:rFonts w:ascii="Arial" w:eastAsia="Times New Roman" w:hAnsi="Arial" w:cs="Arial"/>
                <w:color w:val="000000"/>
                <w:sz w:val="20"/>
                <w:szCs w:val="20"/>
                <w:lang w:val="en-ZA" w:eastAsia="en-ZA"/>
              </w:rPr>
              <w:t xml:space="preserve"> 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89C3D5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Iron Nickel Plated</w:t>
            </w:r>
          </w:p>
        </w:tc>
      </w:tr>
      <w:tr w:rsidR="009E30D2" w:rsidRPr="00F771BC" w14:paraId="5DBE335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E19438F" w14:textId="105160C4"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E</w:t>
            </w:r>
            <w:r w:rsidRPr="00F771BC">
              <w:rPr>
                <w:rFonts w:ascii="Arial" w:eastAsia="Times New Roman" w:hAnsi="Arial" w:cs="Arial"/>
                <w:color w:val="000000"/>
                <w:sz w:val="20"/>
                <w:szCs w:val="20"/>
                <w:lang w:val="en-ZA" w:eastAsia="en-ZA"/>
              </w:rPr>
              <w:t xml:space="preserve"> O</w:t>
            </w:r>
            <w:r w:rsidR="008B15E4">
              <w:rPr>
                <w:rFonts w:ascii="Arial" w:eastAsia="Times New Roman" w:hAnsi="Arial" w:cs="Arial"/>
                <w:color w:val="000000"/>
                <w:sz w:val="20"/>
                <w:szCs w:val="20"/>
                <w:lang w:val="en-ZA" w:eastAsia="en-ZA"/>
              </w:rPr>
              <w:t>XID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A417F5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Iron Oxide</w:t>
            </w:r>
          </w:p>
        </w:tc>
      </w:tr>
      <w:tr w:rsidR="009E30D2" w:rsidRPr="00F771BC" w14:paraId="4528E0A2"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4C5A165"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FEP</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CCD906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Fluorinated Ethylene Propylene</w:t>
            </w:r>
          </w:p>
        </w:tc>
      </w:tr>
      <w:tr w:rsidR="009E30D2" w:rsidRPr="00F771BC" w14:paraId="5A9AD645"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4C3E894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FLPE</w:t>
            </w:r>
          </w:p>
        </w:tc>
        <w:tc>
          <w:tcPr>
            <w:tcW w:w="4140" w:type="dxa"/>
            <w:gridSpan w:val="2"/>
            <w:tcBorders>
              <w:top w:val="nil"/>
              <w:left w:val="nil"/>
              <w:bottom w:val="single" w:sz="4" w:space="0" w:color="auto"/>
              <w:right w:val="single" w:sz="4" w:space="0" w:color="auto"/>
            </w:tcBorders>
            <w:shd w:val="clear" w:color="auto" w:fill="auto"/>
            <w:vAlign w:val="center"/>
            <w:hideMark/>
          </w:tcPr>
          <w:p w14:paraId="1626691A" w14:textId="15CB3B7F" w:rsidR="009E30D2" w:rsidRPr="00F771BC" w:rsidRDefault="0038536D"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Fluorinated</w:t>
            </w:r>
            <w:r w:rsidR="009E30D2" w:rsidRPr="00F771BC">
              <w:rPr>
                <w:rFonts w:ascii="Arial" w:eastAsia="Times New Roman" w:hAnsi="Arial" w:cs="Arial"/>
                <w:color w:val="000000"/>
                <w:sz w:val="20"/>
                <w:szCs w:val="20"/>
                <w:lang w:val="en-ZA" w:eastAsia="en-ZA"/>
              </w:rPr>
              <w:t xml:space="preserve"> Polyethylene</w:t>
            </w:r>
          </w:p>
        </w:tc>
      </w:tr>
      <w:tr w:rsidR="009E30D2" w:rsidRPr="00F771BC" w14:paraId="48F9231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11B0E61" w14:textId="1CF9F2D5"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60355A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Galvanized</w:t>
            </w:r>
          </w:p>
        </w:tc>
      </w:tr>
      <w:tr w:rsidR="009E30D2" w:rsidRPr="00F771BC" w14:paraId="5488440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8C4C6CB" w14:textId="60A98967"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GALV</w:t>
            </w:r>
            <w:r w:rsidRPr="00F771BC">
              <w:rPr>
                <w:rFonts w:ascii="Arial" w:eastAsia="Times New Roman" w:hAnsi="Arial" w:cs="Arial"/>
                <w:color w:val="000000"/>
                <w:sz w:val="20"/>
                <w:szCs w:val="20"/>
                <w:lang w:val="en-ZA" w:eastAsia="en-ZA"/>
              </w:rPr>
              <w:t xml:space="preserve"> </w:t>
            </w:r>
            <w:r w:rsidR="009E30D2" w:rsidRPr="00F771BC">
              <w:rPr>
                <w:rFonts w:ascii="Arial" w:eastAsia="Times New Roman" w:hAnsi="Arial" w:cs="Arial"/>
                <w:color w:val="000000"/>
                <w:sz w:val="20"/>
                <w:szCs w:val="20"/>
                <w:lang w:val="en-ZA" w:eastAsia="en-ZA"/>
              </w:rPr>
              <w:t>C</w:t>
            </w:r>
            <w:r>
              <w:rPr>
                <w:rFonts w:ascii="Arial" w:eastAsia="Times New Roman" w:hAnsi="Arial" w:cs="Arial"/>
                <w:color w:val="000000"/>
                <w:sz w:val="20"/>
                <w:szCs w:val="20"/>
                <w:lang w:val="en-ZA" w:eastAsia="en-ZA"/>
              </w:rPr>
              <w:t>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00B174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Galvanized Coated</w:t>
            </w:r>
          </w:p>
        </w:tc>
      </w:tr>
      <w:tr w:rsidR="009E30D2" w:rsidRPr="00F771BC" w14:paraId="7F7CC4AD"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0AA770FB" w14:textId="63091FA3"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w:t>
            </w:r>
            <w:r w:rsidR="008B15E4">
              <w:rPr>
                <w:rFonts w:ascii="Arial" w:eastAsia="Times New Roman" w:hAnsi="Arial" w:cs="Arial"/>
                <w:color w:val="000000"/>
                <w:sz w:val="20"/>
                <w:szCs w:val="20"/>
                <w:lang w:val="en-ZA" w:eastAsia="en-ZA"/>
              </w:rPr>
              <w:t>E</w:t>
            </w:r>
          </w:p>
        </w:tc>
        <w:tc>
          <w:tcPr>
            <w:tcW w:w="4140" w:type="dxa"/>
            <w:gridSpan w:val="2"/>
            <w:tcBorders>
              <w:top w:val="nil"/>
              <w:left w:val="nil"/>
              <w:bottom w:val="single" w:sz="4" w:space="0" w:color="auto"/>
              <w:right w:val="single" w:sz="4" w:space="0" w:color="auto"/>
            </w:tcBorders>
            <w:shd w:val="clear" w:color="auto" w:fill="auto"/>
            <w:vAlign w:val="center"/>
            <w:hideMark/>
          </w:tcPr>
          <w:p w14:paraId="54A600E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Germanium</w:t>
            </w:r>
          </w:p>
        </w:tc>
      </w:tr>
      <w:tr w:rsidR="009E30D2" w:rsidRPr="00F771BC" w14:paraId="5BA15DDA"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092143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F1F378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Galvanised iron</w:t>
            </w:r>
          </w:p>
        </w:tc>
      </w:tr>
      <w:tr w:rsidR="009E30D2" w:rsidRPr="00F771BC" w14:paraId="4FBDB93E"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89A560D" w14:textId="24856F54" w:rsidR="009E30D2" w:rsidRPr="00F771BC" w:rsidRDefault="00AF10CB" w:rsidP="00AF10C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w:t>
            </w:r>
            <w:r w:rsidR="008B15E4">
              <w:rPr>
                <w:rFonts w:ascii="Arial" w:eastAsia="Times New Roman" w:hAnsi="Arial" w:cs="Arial"/>
                <w:color w:val="000000"/>
                <w:sz w:val="20"/>
                <w:szCs w:val="20"/>
                <w:lang w:val="en-ZA" w:eastAsia="en-ZA"/>
              </w:rPr>
              <w:t>LS</w:t>
            </w:r>
            <w:r w:rsidR="009E30D2" w:rsidRPr="00F771BC">
              <w:rPr>
                <w:rFonts w:ascii="Arial" w:eastAsia="Times New Roman" w:hAnsi="Arial" w:cs="Arial"/>
                <w:color w:val="000000"/>
                <w:sz w:val="20"/>
                <w:szCs w:val="20"/>
                <w:lang w:val="en-ZA" w:eastAsia="en-ZA"/>
              </w:rPr>
              <w:t xml:space="preserve"> S</w:t>
            </w:r>
            <w:r w:rsidR="008B15E4">
              <w:rPr>
                <w:rFonts w:ascii="Arial" w:eastAsia="Times New Roman" w:hAnsi="Arial" w:cs="Arial"/>
                <w:color w:val="000000"/>
                <w:sz w:val="20"/>
                <w:szCs w:val="20"/>
                <w:lang w:val="en-ZA" w:eastAsia="en-ZA"/>
              </w:rPr>
              <w:t>FTY</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3E4131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Glass Safety</w:t>
            </w:r>
          </w:p>
        </w:tc>
      </w:tr>
      <w:tr w:rsidR="009E30D2" w:rsidRPr="00F771BC" w14:paraId="4B60C653"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C784F79"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GMS</w:t>
            </w:r>
          </w:p>
        </w:tc>
        <w:tc>
          <w:tcPr>
            <w:tcW w:w="4140" w:type="dxa"/>
            <w:gridSpan w:val="2"/>
            <w:tcBorders>
              <w:top w:val="nil"/>
              <w:left w:val="nil"/>
              <w:bottom w:val="single" w:sz="4" w:space="0" w:color="auto"/>
              <w:right w:val="single" w:sz="4" w:space="0" w:color="auto"/>
            </w:tcBorders>
            <w:shd w:val="clear" w:color="auto" w:fill="auto"/>
            <w:vAlign w:val="center"/>
            <w:hideMark/>
          </w:tcPr>
          <w:p w14:paraId="6E8DA78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Galvanised Mild Steel</w:t>
            </w:r>
          </w:p>
        </w:tc>
      </w:tr>
      <w:tr w:rsidR="009E30D2" w:rsidRPr="00F771BC" w14:paraId="2E28E65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5AA547BA"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GRP</w:t>
            </w:r>
          </w:p>
        </w:tc>
        <w:tc>
          <w:tcPr>
            <w:tcW w:w="4140" w:type="dxa"/>
            <w:gridSpan w:val="2"/>
            <w:tcBorders>
              <w:top w:val="nil"/>
              <w:left w:val="nil"/>
              <w:bottom w:val="single" w:sz="4" w:space="0" w:color="auto"/>
              <w:right w:val="single" w:sz="4" w:space="0" w:color="auto"/>
            </w:tcBorders>
            <w:shd w:val="clear" w:color="auto" w:fill="auto"/>
            <w:vAlign w:val="center"/>
            <w:hideMark/>
          </w:tcPr>
          <w:p w14:paraId="11BD81C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Glass Reinforced Plastic</w:t>
            </w:r>
          </w:p>
        </w:tc>
      </w:tr>
      <w:tr w:rsidR="009E30D2" w:rsidRPr="00F771BC" w14:paraId="0DF63595"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2198E24"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96EE28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Galvanised steel</w:t>
            </w:r>
          </w:p>
        </w:tc>
      </w:tr>
      <w:tr w:rsidR="009E30D2" w:rsidRPr="00F771BC" w14:paraId="10001CE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972605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HCS</w:t>
            </w:r>
          </w:p>
        </w:tc>
        <w:tc>
          <w:tcPr>
            <w:tcW w:w="4140" w:type="dxa"/>
            <w:gridSpan w:val="2"/>
            <w:tcBorders>
              <w:top w:val="nil"/>
              <w:left w:val="nil"/>
              <w:bottom w:val="single" w:sz="4" w:space="0" w:color="auto"/>
              <w:right w:val="single" w:sz="4" w:space="0" w:color="auto"/>
            </w:tcBorders>
            <w:shd w:val="clear" w:color="auto" w:fill="auto"/>
            <w:vAlign w:val="center"/>
            <w:hideMark/>
          </w:tcPr>
          <w:p w14:paraId="73E76AF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High Carbon Steel</w:t>
            </w:r>
          </w:p>
        </w:tc>
      </w:tr>
      <w:tr w:rsidR="009E30D2" w:rsidRPr="00F771BC" w14:paraId="3102ADC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6F620F0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HDPE</w:t>
            </w:r>
          </w:p>
        </w:tc>
        <w:tc>
          <w:tcPr>
            <w:tcW w:w="4140" w:type="dxa"/>
            <w:gridSpan w:val="2"/>
            <w:tcBorders>
              <w:top w:val="nil"/>
              <w:left w:val="nil"/>
              <w:bottom w:val="single" w:sz="4" w:space="0" w:color="auto"/>
              <w:right w:val="single" w:sz="4" w:space="0" w:color="auto"/>
            </w:tcBorders>
            <w:shd w:val="clear" w:color="auto" w:fill="auto"/>
            <w:vAlign w:val="center"/>
            <w:hideMark/>
          </w:tcPr>
          <w:p w14:paraId="1FE861F5" w14:textId="57821B39"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High Density </w:t>
            </w:r>
            <w:r w:rsidR="0038536D" w:rsidRPr="00F771BC">
              <w:rPr>
                <w:rFonts w:ascii="Arial" w:eastAsia="Times New Roman" w:hAnsi="Arial" w:cs="Arial"/>
                <w:color w:val="000000"/>
                <w:sz w:val="20"/>
                <w:szCs w:val="20"/>
                <w:lang w:val="en-ZA" w:eastAsia="en-ZA"/>
              </w:rPr>
              <w:t>Polyethylene</w:t>
            </w:r>
          </w:p>
        </w:tc>
      </w:tr>
      <w:tr w:rsidR="009E30D2" w:rsidRPr="00F771BC" w14:paraId="417DEA09"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4ED1607E"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HDPP</w:t>
            </w:r>
          </w:p>
        </w:tc>
        <w:tc>
          <w:tcPr>
            <w:tcW w:w="4140" w:type="dxa"/>
            <w:gridSpan w:val="2"/>
            <w:tcBorders>
              <w:top w:val="nil"/>
              <w:left w:val="nil"/>
              <w:bottom w:val="single" w:sz="4" w:space="0" w:color="auto"/>
              <w:right w:val="single" w:sz="4" w:space="0" w:color="auto"/>
            </w:tcBorders>
            <w:shd w:val="clear" w:color="auto" w:fill="auto"/>
            <w:vAlign w:val="center"/>
            <w:hideMark/>
          </w:tcPr>
          <w:p w14:paraId="516F9A43" w14:textId="6FCEE665"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High Density </w:t>
            </w:r>
            <w:r w:rsidR="0038536D" w:rsidRPr="00F771BC">
              <w:rPr>
                <w:rFonts w:ascii="Arial" w:eastAsia="Times New Roman" w:hAnsi="Arial" w:cs="Arial"/>
                <w:color w:val="000000"/>
                <w:sz w:val="20"/>
                <w:szCs w:val="20"/>
                <w:lang w:val="en-ZA" w:eastAsia="en-ZA"/>
              </w:rPr>
              <w:t>Polypropylene</w:t>
            </w:r>
          </w:p>
        </w:tc>
      </w:tr>
      <w:tr w:rsidR="009E30D2" w:rsidRPr="00F771BC" w14:paraId="06DF603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1688321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HDPU</w:t>
            </w:r>
          </w:p>
        </w:tc>
        <w:tc>
          <w:tcPr>
            <w:tcW w:w="4140" w:type="dxa"/>
            <w:gridSpan w:val="2"/>
            <w:tcBorders>
              <w:top w:val="nil"/>
              <w:left w:val="nil"/>
              <w:bottom w:val="single" w:sz="4" w:space="0" w:color="auto"/>
              <w:right w:val="single" w:sz="4" w:space="0" w:color="auto"/>
            </w:tcBorders>
            <w:shd w:val="clear" w:color="auto" w:fill="auto"/>
            <w:vAlign w:val="center"/>
            <w:hideMark/>
          </w:tcPr>
          <w:p w14:paraId="01F74A05" w14:textId="437AC11C"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High Density </w:t>
            </w:r>
            <w:r w:rsidR="0038536D" w:rsidRPr="00F771BC">
              <w:rPr>
                <w:rFonts w:ascii="Arial" w:eastAsia="Times New Roman" w:hAnsi="Arial" w:cs="Arial"/>
                <w:color w:val="000000"/>
                <w:sz w:val="20"/>
                <w:szCs w:val="20"/>
                <w:lang w:val="en-ZA" w:eastAsia="en-ZA"/>
              </w:rPr>
              <w:t>Polyurethane</w:t>
            </w:r>
          </w:p>
        </w:tc>
      </w:tr>
      <w:tr w:rsidR="009E30D2" w:rsidRPr="00F771BC" w14:paraId="28F557F5"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427B9D0A" w14:textId="2E0CC202"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w:t>
            </w:r>
            <w:r w:rsidR="008B15E4">
              <w:rPr>
                <w:rFonts w:ascii="Arial" w:eastAsia="Times New Roman" w:hAnsi="Arial" w:cs="Arial"/>
                <w:color w:val="000000"/>
                <w:sz w:val="20"/>
                <w:szCs w:val="20"/>
                <w:lang w:val="en-ZA" w:eastAsia="en-ZA"/>
              </w:rPr>
              <w:t>G</w:t>
            </w:r>
          </w:p>
        </w:tc>
        <w:tc>
          <w:tcPr>
            <w:tcW w:w="4140" w:type="dxa"/>
            <w:gridSpan w:val="2"/>
            <w:tcBorders>
              <w:top w:val="nil"/>
              <w:left w:val="nil"/>
              <w:bottom w:val="single" w:sz="4" w:space="0" w:color="auto"/>
              <w:right w:val="single" w:sz="4" w:space="0" w:color="auto"/>
            </w:tcBorders>
            <w:shd w:val="clear" w:color="auto" w:fill="auto"/>
            <w:vAlign w:val="center"/>
            <w:hideMark/>
          </w:tcPr>
          <w:p w14:paraId="1B445EC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Mercury</w:t>
            </w:r>
          </w:p>
        </w:tc>
      </w:tr>
      <w:tr w:rsidR="009E30D2" w:rsidRPr="00F771BC" w14:paraId="338D7068" w14:textId="77777777" w:rsidTr="00495A22">
        <w:trPr>
          <w:trHeight w:val="52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673C0D0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HNBR</w:t>
            </w:r>
          </w:p>
        </w:tc>
        <w:tc>
          <w:tcPr>
            <w:tcW w:w="4140" w:type="dxa"/>
            <w:gridSpan w:val="2"/>
            <w:tcBorders>
              <w:top w:val="nil"/>
              <w:left w:val="nil"/>
              <w:bottom w:val="single" w:sz="4" w:space="0" w:color="auto"/>
              <w:right w:val="single" w:sz="4" w:space="0" w:color="auto"/>
            </w:tcBorders>
            <w:shd w:val="clear" w:color="auto" w:fill="auto"/>
            <w:vAlign w:val="center"/>
            <w:hideMark/>
          </w:tcPr>
          <w:p w14:paraId="05CD644C" w14:textId="5FC470AA"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Hydrogenated </w:t>
            </w:r>
            <w:proofErr w:type="spellStart"/>
            <w:r w:rsidR="002D187A">
              <w:rPr>
                <w:rFonts w:ascii="Arial" w:eastAsia="Times New Roman" w:hAnsi="Arial" w:cs="Arial"/>
                <w:color w:val="000000"/>
                <w:sz w:val="20"/>
                <w:szCs w:val="20"/>
                <w:lang w:val="en-ZA" w:eastAsia="en-ZA"/>
              </w:rPr>
              <w:t>A</w:t>
            </w:r>
            <w:r w:rsidRPr="00F771BC">
              <w:rPr>
                <w:rFonts w:ascii="Arial" w:eastAsia="Times New Roman" w:hAnsi="Arial" w:cs="Arial"/>
                <w:color w:val="000000"/>
                <w:sz w:val="20"/>
                <w:szCs w:val="20"/>
                <w:lang w:val="en-ZA" w:eastAsia="en-ZA"/>
              </w:rPr>
              <w:t>crolyontrile</w:t>
            </w:r>
            <w:proofErr w:type="spellEnd"/>
            <w:r w:rsidRPr="00F771BC">
              <w:rPr>
                <w:rFonts w:ascii="Arial" w:eastAsia="Times New Roman" w:hAnsi="Arial" w:cs="Arial"/>
                <w:color w:val="000000"/>
                <w:sz w:val="20"/>
                <w:szCs w:val="20"/>
                <w:lang w:val="en-ZA" w:eastAsia="en-ZA"/>
              </w:rPr>
              <w:t xml:space="preserve"> Butadiene Rubber</w:t>
            </w:r>
          </w:p>
        </w:tc>
      </w:tr>
      <w:tr w:rsidR="009E30D2" w:rsidRPr="00F771BC" w14:paraId="08E5C16E" w14:textId="77777777" w:rsidTr="00495A22">
        <w:trPr>
          <w:trHeight w:val="276"/>
        </w:trPr>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41E137B"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HRS</w:t>
            </w:r>
          </w:p>
        </w:tc>
        <w:tc>
          <w:tcPr>
            <w:tcW w:w="414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0DE3D63" w14:textId="01196E75" w:rsidR="009E30D2" w:rsidRPr="00F771BC" w:rsidRDefault="009E30D2" w:rsidP="002D187A">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Hot </w:t>
            </w:r>
            <w:r w:rsidR="002D187A">
              <w:rPr>
                <w:rFonts w:ascii="Arial" w:eastAsia="Times New Roman" w:hAnsi="Arial" w:cs="Arial"/>
                <w:color w:val="000000"/>
                <w:sz w:val="20"/>
                <w:szCs w:val="20"/>
                <w:lang w:val="en-ZA" w:eastAsia="en-ZA"/>
              </w:rPr>
              <w:t>R</w:t>
            </w:r>
            <w:r w:rsidRPr="00F771BC">
              <w:rPr>
                <w:rFonts w:ascii="Arial" w:eastAsia="Times New Roman" w:hAnsi="Arial" w:cs="Arial"/>
                <w:color w:val="000000"/>
                <w:sz w:val="20"/>
                <w:szCs w:val="20"/>
                <w:lang w:val="en-ZA" w:eastAsia="en-ZA"/>
              </w:rPr>
              <w:t xml:space="preserve">olled </w:t>
            </w:r>
            <w:r w:rsidR="002D187A">
              <w:rPr>
                <w:rFonts w:ascii="Arial" w:eastAsia="Times New Roman" w:hAnsi="Arial" w:cs="Arial"/>
                <w:color w:val="000000"/>
                <w:sz w:val="20"/>
                <w:szCs w:val="20"/>
                <w:lang w:val="en-ZA" w:eastAsia="en-ZA"/>
              </w:rPr>
              <w:t>S</w:t>
            </w:r>
            <w:r w:rsidRPr="00F771BC">
              <w:rPr>
                <w:rFonts w:ascii="Arial" w:eastAsia="Times New Roman" w:hAnsi="Arial" w:cs="Arial"/>
                <w:color w:val="000000"/>
                <w:sz w:val="20"/>
                <w:szCs w:val="20"/>
                <w:lang w:val="en-ZA" w:eastAsia="en-ZA"/>
              </w:rPr>
              <w:t>teel</w:t>
            </w:r>
          </w:p>
        </w:tc>
      </w:tr>
      <w:tr w:rsidR="009E30D2" w:rsidRPr="00F771BC" w14:paraId="68D3A86F" w14:textId="77777777" w:rsidTr="00495A22">
        <w:trPr>
          <w:trHeight w:val="276"/>
        </w:trPr>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3A50DB" w14:textId="3A7B8E0F"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w:t>
            </w:r>
            <w:r w:rsidR="008B15E4">
              <w:rPr>
                <w:rFonts w:ascii="Arial" w:eastAsia="Times New Roman" w:hAnsi="Arial" w:cs="Arial"/>
                <w:color w:val="000000"/>
                <w:sz w:val="20"/>
                <w:szCs w:val="20"/>
                <w:lang w:val="en-ZA" w:eastAsia="en-ZA"/>
              </w:rPr>
              <w:t>S</w:t>
            </w:r>
          </w:p>
        </w:tc>
        <w:tc>
          <w:tcPr>
            <w:tcW w:w="4140" w:type="dxa"/>
            <w:gridSpan w:val="2"/>
            <w:tcBorders>
              <w:top w:val="single" w:sz="4" w:space="0" w:color="auto"/>
              <w:left w:val="nil"/>
              <w:bottom w:val="single" w:sz="4" w:space="0" w:color="auto"/>
              <w:right w:val="single" w:sz="4" w:space="0" w:color="auto"/>
            </w:tcBorders>
            <w:shd w:val="clear" w:color="auto" w:fill="auto"/>
            <w:vAlign w:val="center"/>
            <w:hideMark/>
          </w:tcPr>
          <w:p w14:paraId="653CCEB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proofErr w:type="spellStart"/>
            <w:r w:rsidRPr="00F771BC">
              <w:rPr>
                <w:rFonts w:ascii="Arial" w:eastAsia="Times New Roman" w:hAnsi="Arial" w:cs="Arial"/>
                <w:color w:val="000000"/>
                <w:sz w:val="20"/>
                <w:szCs w:val="20"/>
                <w:lang w:val="en-ZA" w:eastAsia="en-ZA"/>
              </w:rPr>
              <w:t>Hassium</w:t>
            </w:r>
            <w:proofErr w:type="spellEnd"/>
          </w:p>
        </w:tc>
      </w:tr>
      <w:tr w:rsidR="009E30D2" w:rsidRPr="00F771BC" w14:paraId="1774B461"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AF195A0"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HSS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105D2C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High Speed Steel</w:t>
            </w:r>
          </w:p>
        </w:tc>
      </w:tr>
      <w:tr w:rsidR="009E30D2" w:rsidRPr="00F771BC" w14:paraId="0FA10D1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3389FAA"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HTS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E521FF6"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High Tensile Steel</w:t>
            </w:r>
          </w:p>
        </w:tc>
      </w:tr>
      <w:tr w:rsidR="009E30D2" w:rsidRPr="00F771BC" w14:paraId="5C9979B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07FF456"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LCP</w:t>
            </w:r>
          </w:p>
        </w:tc>
        <w:tc>
          <w:tcPr>
            <w:tcW w:w="4140" w:type="dxa"/>
            <w:gridSpan w:val="2"/>
            <w:tcBorders>
              <w:top w:val="nil"/>
              <w:left w:val="nil"/>
              <w:bottom w:val="single" w:sz="4" w:space="0" w:color="auto"/>
              <w:right w:val="single" w:sz="4" w:space="0" w:color="auto"/>
            </w:tcBorders>
            <w:shd w:val="clear" w:color="auto" w:fill="auto"/>
            <w:vAlign w:val="center"/>
            <w:hideMark/>
          </w:tcPr>
          <w:p w14:paraId="37CD5DE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Liquid Crystal Polymer</w:t>
            </w:r>
          </w:p>
        </w:tc>
      </w:tr>
      <w:tr w:rsidR="009E30D2" w:rsidRPr="00F771BC" w14:paraId="5FCCAE5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06DFE7F5"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LDPE</w:t>
            </w:r>
          </w:p>
        </w:tc>
        <w:tc>
          <w:tcPr>
            <w:tcW w:w="4140" w:type="dxa"/>
            <w:gridSpan w:val="2"/>
            <w:tcBorders>
              <w:top w:val="nil"/>
              <w:left w:val="nil"/>
              <w:bottom w:val="single" w:sz="4" w:space="0" w:color="auto"/>
              <w:right w:val="single" w:sz="4" w:space="0" w:color="auto"/>
            </w:tcBorders>
            <w:shd w:val="clear" w:color="auto" w:fill="auto"/>
            <w:vAlign w:val="center"/>
            <w:hideMark/>
          </w:tcPr>
          <w:p w14:paraId="56D2607E" w14:textId="7BB50CA0"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Low </w:t>
            </w:r>
            <w:r w:rsidR="002D187A">
              <w:rPr>
                <w:rFonts w:ascii="Arial" w:eastAsia="Times New Roman" w:hAnsi="Arial" w:cs="Arial"/>
                <w:color w:val="000000"/>
                <w:sz w:val="20"/>
                <w:szCs w:val="20"/>
                <w:lang w:val="en-ZA" w:eastAsia="en-ZA"/>
              </w:rPr>
              <w:t>D</w:t>
            </w:r>
            <w:r w:rsidRPr="00F771BC">
              <w:rPr>
                <w:rFonts w:ascii="Arial" w:eastAsia="Times New Roman" w:hAnsi="Arial" w:cs="Arial"/>
                <w:color w:val="000000"/>
                <w:sz w:val="20"/>
                <w:szCs w:val="20"/>
                <w:lang w:val="en-ZA" w:eastAsia="en-ZA"/>
              </w:rPr>
              <w:t xml:space="preserve">ensity </w:t>
            </w:r>
            <w:r w:rsidR="0038536D" w:rsidRPr="00F771BC">
              <w:rPr>
                <w:rFonts w:ascii="Arial" w:eastAsia="Times New Roman" w:hAnsi="Arial" w:cs="Arial"/>
                <w:color w:val="000000"/>
                <w:sz w:val="20"/>
                <w:szCs w:val="20"/>
                <w:lang w:val="en-ZA" w:eastAsia="en-ZA"/>
              </w:rPr>
              <w:t>Polyethylene</w:t>
            </w:r>
          </w:p>
        </w:tc>
      </w:tr>
      <w:tr w:rsidR="009E30D2" w:rsidRPr="00F771BC" w14:paraId="65AC405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A494760"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LTHR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8440CC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Leather</w:t>
            </w:r>
          </w:p>
        </w:tc>
      </w:tr>
      <w:tr w:rsidR="009E30D2" w:rsidRPr="00F771BC" w14:paraId="489F44F9"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C2DD746"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LTS</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5A867B5" w14:textId="7F6FEAF4"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Low </w:t>
            </w:r>
            <w:r w:rsidR="0038536D" w:rsidRPr="00F771BC">
              <w:rPr>
                <w:rFonts w:ascii="Arial" w:eastAsia="Times New Roman" w:hAnsi="Arial" w:cs="Arial"/>
                <w:color w:val="000000"/>
                <w:sz w:val="20"/>
                <w:szCs w:val="20"/>
                <w:lang w:val="en-ZA" w:eastAsia="en-ZA"/>
              </w:rPr>
              <w:t>Tensile</w:t>
            </w:r>
            <w:r w:rsidRPr="00F771BC">
              <w:rPr>
                <w:rFonts w:ascii="Arial" w:eastAsia="Times New Roman" w:hAnsi="Arial" w:cs="Arial"/>
                <w:color w:val="000000"/>
                <w:sz w:val="20"/>
                <w:szCs w:val="20"/>
                <w:lang w:val="en-ZA" w:eastAsia="en-ZA"/>
              </w:rPr>
              <w:t xml:space="preserve"> Steel</w:t>
            </w:r>
          </w:p>
        </w:tc>
      </w:tr>
      <w:tr w:rsidR="009E30D2" w:rsidRPr="00F771BC" w14:paraId="615CBD00"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125E378"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MDPE</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4594325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Medium Density Polyethylene</w:t>
            </w:r>
          </w:p>
        </w:tc>
      </w:tr>
      <w:tr w:rsidR="009E30D2" w:rsidRPr="00F771BC" w14:paraId="43E299E9"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DCB9113" w14:textId="3105AC4B"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w:t>
            </w:r>
            <w:r w:rsidR="008B15E4">
              <w:rPr>
                <w:rFonts w:ascii="Arial" w:eastAsia="Times New Roman" w:hAnsi="Arial" w:cs="Arial"/>
                <w:color w:val="000000"/>
                <w:sz w:val="20"/>
                <w:szCs w:val="20"/>
                <w:lang w:val="en-ZA" w:eastAsia="en-ZA"/>
              </w:rPr>
              <w:t>G</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45896B3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Magnesium</w:t>
            </w:r>
          </w:p>
        </w:tc>
      </w:tr>
      <w:tr w:rsidR="009E30D2" w:rsidRPr="00F771BC" w14:paraId="47E1A24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7374853" w14:textId="04EA445A"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MG</w:t>
            </w:r>
            <w:r w:rsidR="009E30D2" w:rsidRPr="00F771BC">
              <w:rPr>
                <w:rFonts w:ascii="Arial" w:eastAsia="Times New Roman" w:hAnsi="Arial" w:cs="Arial"/>
                <w:color w:val="000000"/>
                <w:sz w:val="20"/>
                <w:szCs w:val="20"/>
                <w:lang w:val="en-ZA" w:eastAsia="en-ZA"/>
              </w:rPr>
              <w:t>O</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4EDE795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Magnesium Oxide</w:t>
            </w:r>
          </w:p>
        </w:tc>
      </w:tr>
      <w:tr w:rsidR="009E30D2" w:rsidRPr="00F771BC" w14:paraId="1C1F033B"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61B1C9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MI</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4924996F" w14:textId="4F91D4EF" w:rsidR="009E30D2" w:rsidRPr="00F771BC" w:rsidRDefault="0038536D"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Malleable</w:t>
            </w:r>
            <w:r w:rsidR="009E30D2" w:rsidRPr="00F771BC">
              <w:rPr>
                <w:rFonts w:ascii="Arial" w:eastAsia="Times New Roman" w:hAnsi="Arial" w:cs="Arial"/>
                <w:color w:val="000000"/>
                <w:sz w:val="20"/>
                <w:szCs w:val="20"/>
                <w:lang w:val="en-ZA" w:eastAsia="en-ZA"/>
              </w:rPr>
              <w:t xml:space="preserve"> Iron</w:t>
            </w:r>
          </w:p>
        </w:tc>
      </w:tr>
      <w:tr w:rsidR="009E30D2" w:rsidRPr="00F771BC" w14:paraId="605D1BC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CCBA1FB" w14:textId="2A4CEFF0"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w:t>
            </w:r>
            <w:r w:rsidR="008B15E4">
              <w:rPr>
                <w:rFonts w:ascii="Arial" w:eastAsia="Times New Roman" w:hAnsi="Arial" w:cs="Arial"/>
                <w:color w:val="000000"/>
                <w:sz w:val="20"/>
                <w:szCs w:val="20"/>
                <w:lang w:val="en-ZA" w:eastAsia="en-ZA"/>
              </w:rPr>
              <w:t>N</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5B12193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Manganese</w:t>
            </w:r>
          </w:p>
        </w:tc>
      </w:tr>
      <w:tr w:rsidR="009E30D2" w:rsidRPr="00F771BC" w14:paraId="21D888E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EFF9D39" w14:textId="649D895A"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w:t>
            </w:r>
            <w:r w:rsidR="008B15E4">
              <w:rPr>
                <w:rFonts w:ascii="Arial" w:eastAsia="Times New Roman" w:hAnsi="Arial" w:cs="Arial"/>
                <w:color w:val="000000"/>
                <w:sz w:val="20"/>
                <w:szCs w:val="20"/>
                <w:lang w:val="en-ZA" w:eastAsia="en-ZA"/>
              </w:rPr>
              <w:t>O</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F3F7E2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Molybdenum</w:t>
            </w:r>
          </w:p>
        </w:tc>
      </w:tr>
      <w:tr w:rsidR="009E30D2" w:rsidRPr="00F771BC" w14:paraId="4277261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B089F66"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MPTFE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4D7B63D" w14:textId="427DC500"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proofErr w:type="spellStart"/>
            <w:r w:rsidRPr="00F771BC">
              <w:rPr>
                <w:rFonts w:ascii="Arial" w:eastAsia="Times New Roman" w:hAnsi="Arial" w:cs="Arial"/>
                <w:color w:val="000000"/>
                <w:sz w:val="20"/>
                <w:szCs w:val="20"/>
                <w:lang w:val="en-ZA" w:eastAsia="en-ZA"/>
              </w:rPr>
              <w:t>Multifull</w:t>
            </w:r>
            <w:proofErr w:type="spellEnd"/>
            <w:r w:rsidRPr="00F771BC">
              <w:rPr>
                <w:rFonts w:ascii="Arial" w:eastAsia="Times New Roman" w:hAnsi="Arial" w:cs="Arial"/>
                <w:color w:val="000000"/>
                <w:sz w:val="20"/>
                <w:szCs w:val="20"/>
                <w:lang w:val="en-ZA" w:eastAsia="en-ZA"/>
              </w:rPr>
              <w:t xml:space="preserve"> </w:t>
            </w:r>
            <w:r w:rsidR="0038536D" w:rsidRPr="00F771BC">
              <w:rPr>
                <w:rFonts w:ascii="Arial" w:eastAsia="Times New Roman" w:hAnsi="Arial" w:cs="Arial"/>
                <w:color w:val="000000"/>
                <w:sz w:val="20"/>
                <w:szCs w:val="20"/>
                <w:lang w:val="en-ZA" w:eastAsia="en-ZA"/>
              </w:rPr>
              <w:t>Polytetrafluoroethylene</w:t>
            </w:r>
          </w:p>
        </w:tc>
      </w:tr>
      <w:tr w:rsidR="009E30D2" w:rsidRPr="00F771BC" w14:paraId="019F12FA"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FFE0C36"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027601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Mild Steel</w:t>
            </w:r>
          </w:p>
        </w:tc>
      </w:tr>
      <w:tr w:rsidR="009E30D2" w:rsidRPr="00F771BC" w14:paraId="664D81C9"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EA7BD83" w14:textId="6201404B"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MS </w:t>
            </w:r>
            <w:r w:rsidR="00AF10CB">
              <w:rPr>
                <w:rFonts w:ascii="Arial" w:eastAsia="Times New Roman" w:hAnsi="Arial" w:cs="Arial"/>
                <w:color w:val="000000"/>
                <w:sz w:val="20"/>
                <w:szCs w:val="20"/>
                <w:lang w:val="en-ZA" w:eastAsia="en-ZA"/>
              </w:rPr>
              <w:t>E</w:t>
            </w:r>
            <w:r w:rsidR="008B15E4">
              <w:rPr>
                <w:rFonts w:ascii="Arial" w:eastAsia="Times New Roman" w:hAnsi="Arial" w:cs="Arial"/>
                <w:color w:val="000000"/>
                <w:sz w:val="20"/>
                <w:szCs w:val="20"/>
                <w:lang w:val="en-ZA" w:eastAsia="en-ZA"/>
              </w:rPr>
              <w:t>PXY</w:t>
            </w:r>
            <w:r w:rsidRPr="00F771BC">
              <w:rPr>
                <w:rFonts w:ascii="Arial" w:eastAsia="Times New Roman" w:hAnsi="Arial" w:cs="Arial"/>
                <w:color w:val="000000"/>
                <w:sz w:val="20"/>
                <w:szCs w:val="20"/>
                <w:lang w:val="en-ZA" w:eastAsia="en-ZA"/>
              </w:rPr>
              <w:t xml:space="preserve"> </w:t>
            </w:r>
            <w:r w:rsidR="00AF10CB">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41E37C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Mild Steel Epoxy Coated</w:t>
            </w:r>
          </w:p>
        </w:tc>
      </w:tr>
      <w:tr w:rsidR="009E30D2" w:rsidRPr="00F771BC" w14:paraId="3140856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678EF56" w14:textId="650C5F8D"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lastRenderedPageBreak/>
              <w:t xml:space="preserve">MS </w:t>
            </w:r>
            <w:r w:rsidR="008B15E4">
              <w:rPr>
                <w:rFonts w:ascii="Arial" w:eastAsia="Times New Roman" w:hAnsi="Arial" w:cs="Arial"/>
                <w:color w:val="000000"/>
                <w:sz w:val="20"/>
                <w:szCs w:val="20"/>
                <w:lang w:val="en-ZA" w:eastAsia="en-ZA"/>
              </w:rPr>
              <w:t>GALV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8827EA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Mild Steel Galvanized</w:t>
            </w:r>
          </w:p>
        </w:tc>
      </w:tr>
      <w:tr w:rsidR="009E30D2" w:rsidRPr="00F771BC" w14:paraId="37A05DD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34BCDD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NBR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E2474C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Nitrile Butadiene Rubber</w:t>
            </w:r>
          </w:p>
        </w:tc>
      </w:tr>
      <w:tr w:rsidR="009E30D2" w:rsidRPr="00F771BC" w14:paraId="0D58170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E3DDF3F" w14:textId="26BA8A0D"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w:t>
            </w:r>
            <w:r w:rsidR="008B15E4">
              <w:rPr>
                <w:rFonts w:ascii="Arial" w:eastAsia="Times New Roman" w:hAnsi="Arial" w:cs="Arial"/>
                <w:color w:val="000000"/>
                <w:sz w:val="20"/>
                <w:szCs w:val="20"/>
                <w:lang w:val="en-ZA" w:eastAsia="en-ZA"/>
              </w:rPr>
              <w:t>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6AA464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Nickle</w:t>
            </w:r>
          </w:p>
        </w:tc>
      </w:tr>
      <w:tr w:rsidR="009E30D2" w:rsidRPr="00F771BC" w14:paraId="53D5144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8FAA276" w14:textId="374585F1"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AF10CB">
              <w:rPr>
                <w:rFonts w:ascii="Arial" w:eastAsia="Times New Roman" w:hAnsi="Arial" w:cs="Arial"/>
                <w:color w:val="000000"/>
                <w:sz w:val="20"/>
                <w:szCs w:val="20"/>
                <w:lang w:val="en-ZA" w:eastAsia="en-ZA"/>
              </w:rPr>
              <w:t>H</w:t>
            </w:r>
            <w:r w:rsidR="008B15E4">
              <w:rPr>
                <w:rFonts w:ascii="Arial" w:eastAsia="Times New Roman" w:hAnsi="Arial" w:cs="Arial"/>
                <w:color w:val="000000"/>
                <w:sz w:val="20"/>
                <w:szCs w:val="20"/>
                <w:lang w:val="en-ZA" w:eastAsia="en-ZA"/>
              </w:rPr>
              <w:t>RD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237701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Nickel Hard</w:t>
            </w:r>
          </w:p>
        </w:tc>
      </w:tr>
      <w:tr w:rsidR="009E30D2" w:rsidRPr="00F771BC" w14:paraId="621FB868"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077B87E" w14:textId="2B603ADA"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BED854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Nickel Plated</w:t>
            </w:r>
          </w:p>
        </w:tc>
      </w:tr>
      <w:tr w:rsidR="009E30D2" w:rsidRPr="00F771BC" w14:paraId="5A13B76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5F25B19" w14:textId="3AB31D94"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 xml:space="preserve">PLTD </w:t>
            </w: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D9DCEC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Nickel Plated Copper</w:t>
            </w:r>
          </w:p>
        </w:tc>
      </w:tr>
      <w:tr w:rsidR="009E30D2" w:rsidRPr="00F771BC" w14:paraId="3A001F92"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E767AEB" w14:textId="048287D8"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 S</w:t>
            </w:r>
            <w:r w:rsidR="008B15E4">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256762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Nickel Steel</w:t>
            </w:r>
          </w:p>
        </w:tc>
      </w:tr>
      <w:tr w:rsidR="009E30D2" w:rsidRPr="00F771BC" w14:paraId="197AE024"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1C7F69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NPR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F4C9EF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Neoprene</w:t>
            </w:r>
          </w:p>
        </w:tc>
      </w:tr>
      <w:tr w:rsidR="009E30D2" w:rsidRPr="00F771BC" w14:paraId="1321E062"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9F59554"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NYL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D6E7F98"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Nylon</w:t>
            </w:r>
          </w:p>
        </w:tc>
      </w:tr>
      <w:tr w:rsidR="009E30D2" w:rsidRPr="00F771BC" w14:paraId="30539E6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5A9D450"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F42CA3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Phosphorus</w:t>
            </w:r>
          </w:p>
        </w:tc>
      </w:tr>
      <w:tr w:rsidR="009E30D2" w:rsidRPr="00F771BC" w14:paraId="4E405B00"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2F1B9A1" w14:textId="1EA20B1D"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sidR="008B15E4">
              <w:rPr>
                <w:rFonts w:ascii="Arial" w:eastAsia="Times New Roman" w:hAnsi="Arial" w:cs="Arial"/>
                <w:color w:val="000000"/>
                <w:sz w:val="20"/>
                <w:szCs w:val="20"/>
                <w:lang w:val="en-ZA" w:eastAsia="en-ZA"/>
              </w:rPr>
              <w:t>A</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E6B1CE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Polyamide</w:t>
            </w:r>
          </w:p>
        </w:tc>
      </w:tr>
      <w:tr w:rsidR="009E30D2" w:rsidRPr="00F771BC" w14:paraId="6BD1C980"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5EFF8BA" w14:textId="72DBF6CA"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PA</w:t>
            </w:r>
            <w:r w:rsidR="00AF10CB">
              <w:rPr>
                <w:rFonts w:ascii="Arial" w:eastAsia="Times New Roman" w:hAnsi="Arial" w:cs="Arial"/>
                <w:color w:val="000000"/>
                <w:sz w:val="20"/>
                <w:szCs w:val="20"/>
                <w:lang w:val="en-ZA" w:eastAsia="en-ZA"/>
              </w:rPr>
              <w:t>N</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225B65D"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proofErr w:type="spellStart"/>
            <w:r w:rsidRPr="00495A22">
              <w:rPr>
                <w:rFonts w:ascii="Arial" w:eastAsia="Times New Roman" w:hAnsi="Arial" w:cs="Arial"/>
                <w:color w:val="000000"/>
                <w:sz w:val="20"/>
                <w:szCs w:val="20"/>
                <w:lang w:val="en-ZA" w:eastAsia="en-ZA"/>
              </w:rPr>
              <w:t>Polyacrylonitrile</w:t>
            </w:r>
            <w:proofErr w:type="spellEnd"/>
          </w:p>
        </w:tc>
      </w:tr>
      <w:tr w:rsidR="009E30D2" w:rsidRPr="00F771BC" w14:paraId="2945D03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A2C2AC9" w14:textId="4991205D"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w:t>
            </w:r>
            <w:r w:rsidR="008B15E4">
              <w:rPr>
                <w:rFonts w:ascii="Arial" w:eastAsia="Times New Roman" w:hAnsi="Arial" w:cs="Arial"/>
                <w:color w:val="000000"/>
                <w:sz w:val="20"/>
                <w:szCs w:val="20"/>
                <w:lang w:val="en-ZA" w:eastAsia="en-ZA"/>
              </w:rPr>
              <w:t>B</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B724174"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Lead</w:t>
            </w:r>
          </w:p>
        </w:tc>
      </w:tr>
      <w:tr w:rsidR="009E30D2" w:rsidRPr="00F771BC" w14:paraId="71DC56A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A050272"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PC</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7D3B9552"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Polycarbonate</w:t>
            </w:r>
          </w:p>
        </w:tc>
      </w:tr>
      <w:tr w:rsidR="009E30D2" w:rsidRPr="00F771BC" w14:paraId="5CA5BB7B"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CF666FE"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3D9FC0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Polyethylene</w:t>
            </w:r>
          </w:p>
        </w:tc>
      </w:tr>
      <w:tr w:rsidR="009E30D2" w:rsidRPr="00F771BC" w14:paraId="1AE74890"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D1646F5"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PET</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AAD06B6" w14:textId="01CA7F14"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 xml:space="preserve">Polyethylene </w:t>
            </w:r>
            <w:r w:rsidR="00883C7A" w:rsidRPr="00495A22">
              <w:rPr>
                <w:rFonts w:ascii="Arial" w:eastAsia="Times New Roman" w:hAnsi="Arial" w:cs="Arial"/>
                <w:color w:val="000000"/>
                <w:sz w:val="20"/>
                <w:szCs w:val="20"/>
                <w:lang w:val="en-ZA" w:eastAsia="en-ZA"/>
              </w:rPr>
              <w:t>Terephthalate</w:t>
            </w:r>
          </w:p>
        </w:tc>
      </w:tr>
      <w:tr w:rsidR="009E30D2" w:rsidRPr="00F771BC" w14:paraId="61119AC9"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5D78AF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PEVA</w:t>
            </w:r>
          </w:p>
        </w:tc>
        <w:tc>
          <w:tcPr>
            <w:tcW w:w="4140" w:type="dxa"/>
            <w:gridSpan w:val="2"/>
            <w:tcBorders>
              <w:top w:val="nil"/>
              <w:left w:val="nil"/>
              <w:bottom w:val="single" w:sz="4" w:space="0" w:color="auto"/>
              <w:right w:val="single" w:sz="4" w:space="0" w:color="auto"/>
            </w:tcBorders>
            <w:shd w:val="clear" w:color="auto" w:fill="auto"/>
            <w:vAlign w:val="center"/>
            <w:hideMark/>
          </w:tcPr>
          <w:p w14:paraId="28FBDB1C" w14:textId="75DF6FFD" w:rsidR="009E30D2" w:rsidRPr="00F771BC" w:rsidRDefault="00883C7A"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Polyethylene</w:t>
            </w:r>
            <w:r w:rsidR="009E30D2" w:rsidRPr="00F771BC">
              <w:rPr>
                <w:rFonts w:ascii="Arial" w:eastAsia="Times New Roman" w:hAnsi="Arial" w:cs="Arial"/>
                <w:color w:val="000000"/>
                <w:sz w:val="20"/>
                <w:szCs w:val="20"/>
                <w:lang w:val="en-ZA" w:eastAsia="en-ZA"/>
              </w:rPr>
              <w:t xml:space="preserve"> Vinyl </w:t>
            </w:r>
            <w:r w:rsidR="00AF10CB">
              <w:rPr>
                <w:rFonts w:ascii="Arial" w:eastAsia="Times New Roman" w:hAnsi="Arial" w:cs="Arial"/>
                <w:color w:val="000000"/>
                <w:sz w:val="20"/>
                <w:szCs w:val="20"/>
                <w:lang w:val="en-ZA" w:eastAsia="en-ZA"/>
              </w:rPr>
              <w:t>A</w:t>
            </w:r>
            <w:r w:rsidRPr="00F771BC">
              <w:rPr>
                <w:rFonts w:ascii="Arial" w:eastAsia="Times New Roman" w:hAnsi="Arial" w:cs="Arial"/>
                <w:color w:val="000000"/>
                <w:sz w:val="20"/>
                <w:szCs w:val="20"/>
                <w:lang w:val="en-ZA" w:eastAsia="en-ZA"/>
              </w:rPr>
              <w:t>cetate</w:t>
            </w:r>
          </w:p>
        </w:tc>
      </w:tr>
      <w:tr w:rsidR="009E30D2" w:rsidRPr="00F771BC" w14:paraId="5A33AA33"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B6BF425"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PI</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77823B8E" w14:textId="731D2268" w:rsidR="009E30D2" w:rsidRPr="00495A22" w:rsidRDefault="00883C7A"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Polyimide</w:t>
            </w:r>
          </w:p>
        </w:tc>
      </w:tr>
      <w:tr w:rsidR="009E30D2" w:rsidRPr="00F771BC" w14:paraId="64AD655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B154ADC" w14:textId="5F937EE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sidR="008B15E4">
              <w:rPr>
                <w:rFonts w:ascii="Arial" w:eastAsia="Times New Roman" w:hAnsi="Arial" w:cs="Arial"/>
                <w:color w:val="000000"/>
                <w:sz w:val="20"/>
                <w:szCs w:val="20"/>
                <w:lang w:val="en-ZA" w:eastAsia="en-ZA"/>
              </w:rPr>
              <w:t>LSTC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AE595B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Plastic</w:t>
            </w:r>
          </w:p>
        </w:tc>
      </w:tr>
      <w:tr w:rsidR="009E30D2" w:rsidRPr="00F771BC" w14:paraId="711E2B01"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B16C9D2" w14:textId="5698778F"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Pr>
                <w:rFonts w:ascii="Arial" w:eastAsia="Times New Roman" w:hAnsi="Arial" w:cs="Arial"/>
                <w:color w:val="000000"/>
                <w:sz w:val="20"/>
                <w:szCs w:val="20"/>
                <w:lang w:val="en-ZA" w:eastAsia="en-ZA"/>
              </w:rPr>
              <w:t xml:space="preserve">LSTC </w:t>
            </w:r>
            <w:r w:rsidR="009E30D2" w:rsidRPr="00F771BC">
              <w:rPr>
                <w:rFonts w:ascii="Arial" w:eastAsia="Times New Roman" w:hAnsi="Arial" w:cs="Arial"/>
                <w:color w:val="000000"/>
                <w:sz w:val="20"/>
                <w:szCs w:val="20"/>
                <w:lang w:val="en-ZA" w:eastAsia="en-ZA"/>
              </w:rPr>
              <w:t>F</w:t>
            </w:r>
            <w:r>
              <w:rPr>
                <w:rFonts w:ascii="Arial" w:eastAsia="Times New Roman" w:hAnsi="Arial" w:cs="Arial"/>
                <w:color w:val="000000"/>
                <w:sz w:val="20"/>
                <w:szCs w:val="20"/>
                <w:lang w:val="en-ZA" w:eastAsia="en-ZA"/>
              </w:rPr>
              <w:t>BR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4497519" w14:textId="739B5480"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Plastic </w:t>
            </w:r>
            <w:r w:rsidR="00883C7A" w:rsidRPr="00F771BC">
              <w:rPr>
                <w:rFonts w:ascii="Arial" w:eastAsia="Times New Roman" w:hAnsi="Arial" w:cs="Arial"/>
                <w:color w:val="000000"/>
                <w:sz w:val="20"/>
                <w:szCs w:val="20"/>
                <w:lang w:val="en-ZA" w:eastAsia="en-ZA"/>
              </w:rPr>
              <w:t>Fibre</w:t>
            </w:r>
          </w:p>
        </w:tc>
      </w:tr>
      <w:tr w:rsidR="009E30D2" w:rsidRPr="00F771BC" w14:paraId="6D854B2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D64A6EC" w14:textId="0A8E20A3" w:rsidR="009E30D2" w:rsidRPr="00F771BC" w:rsidRDefault="008B15E4"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Pr>
                <w:rFonts w:ascii="Arial" w:eastAsia="Times New Roman" w:hAnsi="Arial" w:cs="Arial"/>
                <w:color w:val="000000"/>
                <w:sz w:val="20"/>
                <w:szCs w:val="20"/>
                <w:lang w:val="en-ZA" w:eastAsia="en-ZA"/>
              </w:rPr>
              <w:t xml:space="preserve">LSTC </w:t>
            </w:r>
            <w:r w:rsidR="00AF10CB">
              <w:rPr>
                <w:rFonts w:ascii="Arial" w:eastAsia="Times New Roman" w:hAnsi="Arial" w:cs="Arial"/>
                <w:color w:val="000000"/>
                <w:sz w:val="20"/>
                <w:szCs w:val="20"/>
                <w:lang w:val="en-ZA" w:eastAsia="en-ZA"/>
              </w:rPr>
              <w:t>H</w:t>
            </w:r>
            <w:r>
              <w:rPr>
                <w:rFonts w:ascii="Arial" w:eastAsia="Times New Roman" w:hAnsi="Arial" w:cs="Arial"/>
                <w:color w:val="000000"/>
                <w:sz w:val="20"/>
                <w:szCs w:val="20"/>
                <w:lang w:val="en-ZA" w:eastAsia="en-ZA"/>
              </w:rPr>
              <w:t>RD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964726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Plastic Hard</w:t>
            </w:r>
          </w:p>
        </w:tc>
      </w:tr>
      <w:tr w:rsidR="009E30D2" w:rsidRPr="00F771BC" w14:paraId="602F021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DA21049" w14:textId="0986BED2" w:rsidR="009E30D2" w:rsidRPr="00F771BC" w:rsidRDefault="00AF10CB"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w:t>
            </w:r>
            <w:r w:rsidR="004955FB">
              <w:rPr>
                <w:rFonts w:ascii="Arial" w:eastAsia="Times New Roman" w:hAnsi="Arial" w:cs="Arial"/>
                <w:color w:val="000000"/>
                <w:sz w:val="20"/>
                <w:szCs w:val="20"/>
                <w:lang w:val="en-ZA" w:eastAsia="en-ZA"/>
              </w:rPr>
              <w:t>LTD</w:t>
            </w:r>
            <w:r w:rsidR="009E30D2" w:rsidRPr="00F771BC">
              <w:rPr>
                <w:rFonts w:ascii="Arial" w:eastAsia="Times New Roman" w:hAnsi="Arial" w:cs="Arial"/>
                <w:color w:val="000000"/>
                <w:sz w:val="20"/>
                <w:szCs w:val="20"/>
                <w:lang w:val="en-ZA" w:eastAsia="en-ZA"/>
              </w:rPr>
              <w:t xml:space="preserve"> BRS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D577BA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Plated Brass</w:t>
            </w:r>
          </w:p>
        </w:tc>
      </w:tr>
      <w:tr w:rsidR="009E30D2" w:rsidRPr="00F771BC" w14:paraId="6FDB6A84"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67113F1" w14:textId="7FC9CDF9" w:rsidR="009E30D2" w:rsidRPr="00F771BC" w:rsidRDefault="004955FB"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Pr>
                <w:rFonts w:ascii="Arial" w:eastAsia="Times New Roman" w:hAnsi="Arial" w:cs="Arial"/>
                <w:color w:val="000000"/>
                <w:sz w:val="20"/>
                <w:szCs w:val="20"/>
                <w:lang w:val="en-ZA" w:eastAsia="en-ZA"/>
              </w:rPr>
              <w:t xml:space="preserve">LSTC </w:t>
            </w:r>
            <w:r w:rsidR="009E30D2" w:rsidRPr="00F771BC">
              <w:rPr>
                <w:rFonts w:ascii="Arial" w:eastAsia="Times New Roman" w:hAnsi="Arial" w:cs="Arial"/>
                <w:color w:val="000000"/>
                <w:sz w:val="20"/>
                <w:szCs w:val="20"/>
                <w:lang w:val="en-ZA" w:eastAsia="en-ZA"/>
              </w:rPr>
              <w:t>F</w:t>
            </w:r>
            <w:r>
              <w:rPr>
                <w:rFonts w:ascii="Arial" w:eastAsia="Times New Roman" w:hAnsi="Arial" w:cs="Arial"/>
                <w:color w:val="000000"/>
                <w:sz w:val="20"/>
                <w:szCs w:val="20"/>
                <w:lang w:val="en-ZA" w:eastAsia="en-ZA"/>
              </w:rPr>
              <w:t>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B16AC4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Plated Iron</w:t>
            </w:r>
          </w:p>
        </w:tc>
      </w:tr>
      <w:tr w:rsidR="009E30D2" w:rsidRPr="00F771BC" w14:paraId="1DA7487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F924489" w14:textId="181F248F" w:rsidR="009E30D2" w:rsidRPr="00F771BC" w:rsidRDefault="004955FB"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Pr>
                <w:rFonts w:ascii="Arial" w:eastAsia="Times New Roman" w:hAnsi="Arial" w:cs="Arial"/>
                <w:color w:val="000000"/>
                <w:sz w:val="20"/>
                <w:szCs w:val="20"/>
                <w:lang w:val="en-ZA" w:eastAsia="en-ZA"/>
              </w:rPr>
              <w:t xml:space="preserve">LSTC </w:t>
            </w:r>
            <w:r w:rsidR="009E30D2" w:rsidRPr="00F771BC">
              <w:rPr>
                <w:rFonts w:ascii="Arial" w:eastAsia="Times New Roman" w:hAnsi="Arial" w:cs="Arial"/>
                <w:color w:val="000000"/>
                <w:sz w:val="20"/>
                <w:szCs w:val="20"/>
                <w:lang w:val="en-ZA" w:eastAsia="en-ZA"/>
              </w:rPr>
              <w:t>S</w:t>
            </w:r>
            <w:r>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95C1BE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Plated Steel</w:t>
            </w:r>
          </w:p>
        </w:tc>
      </w:tr>
      <w:tr w:rsidR="009E30D2" w:rsidRPr="00F771BC" w14:paraId="4F7A620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5946F2D" w14:textId="7DCA454E" w:rsidR="009E30D2" w:rsidRPr="00F771BC" w:rsidRDefault="009E30D2" w:rsidP="004955F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sidR="004955FB">
              <w:rPr>
                <w:rFonts w:ascii="Arial" w:eastAsia="Times New Roman" w:hAnsi="Arial" w:cs="Arial"/>
                <w:color w:val="000000"/>
                <w:sz w:val="20"/>
                <w:szCs w:val="20"/>
                <w:lang w:val="en-ZA" w:eastAsia="en-ZA"/>
              </w:rPr>
              <w:t>LYMR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A79D8A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Polymers</w:t>
            </w:r>
          </w:p>
        </w:tc>
      </w:tr>
      <w:tr w:rsidR="009E30D2" w:rsidRPr="00F771BC" w14:paraId="644DD4B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5107A92" w14:textId="53D1CCDA" w:rsidR="009E30D2" w:rsidRPr="00F771BC" w:rsidRDefault="009E30D2" w:rsidP="004955F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sidR="004955FB">
              <w:rPr>
                <w:rFonts w:ascii="Arial" w:eastAsia="Times New Roman" w:hAnsi="Arial" w:cs="Arial"/>
                <w:color w:val="000000"/>
                <w:sz w:val="20"/>
                <w:szCs w:val="20"/>
                <w:lang w:val="en-ZA" w:eastAsia="en-ZA"/>
              </w:rPr>
              <w:t>LYF</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43AF17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Polyolefin</w:t>
            </w:r>
          </w:p>
        </w:tc>
      </w:tr>
      <w:tr w:rsidR="009E30D2" w:rsidRPr="00F771BC" w14:paraId="0164705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8E7628E"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PP</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FBC99C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Polypropylene</w:t>
            </w:r>
          </w:p>
        </w:tc>
      </w:tr>
      <w:tr w:rsidR="009E30D2" w:rsidRPr="00F771BC" w14:paraId="031EE66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53675A0"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PPO</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154B4190"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Polypropylene Oxide</w:t>
            </w:r>
          </w:p>
        </w:tc>
      </w:tr>
      <w:tr w:rsidR="009E30D2" w:rsidRPr="00F771BC" w14:paraId="389BF888"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3798A49"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PPS</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78BAFD7F"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Polypropylene Sulphide</w:t>
            </w:r>
          </w:p>
        </w:tc>
      </w:tr>
      <w:tr w:rsidR="009E30D2" w:rsidRPr="00F771BC" w14:paraId="6F5E67A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29A5BF0" w14:textId="32ACA96D"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w:t>
            </w:r>
            <w:r w:rsidR="004955FB">
              <w:rPr>
                <w:rFonts w:ascii="Arial" w:eastAsia="Times New Roman" w:hAnsi="Arial" w:cs="Arial"/>
                <w:color w:val="000000"/>
                <w:sz w:val="20"/>
                <w:szCs w:val="20"/>
                <w:lang w:val="en-ZA" w:eastAsia="en-ZA"/>
              </w:rPr>
              <w:t>T</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06C5DA90"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Platinum</w:t>
            </w:r>
          </w:p>
        </w:tc>
      </w:tr>
      <w:tr w:rsidR="009E30D2" w:rsidRPr="00F771BC" w14:paraId="0D859B7B"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3BB6B5B"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PTFE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81234F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Polytetrafluoroethylene</w:t>
            </w:r>
          </w:p>
        </w:tc>
      </w:tr>
      <w:tr w:rsidR="009E30D2" w:rsidRPr="00F771BC" w14:paraId="33556798"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9AA6B50"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PU</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9E3CDA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Polyurethane</w:t>
            </w:r>
          </w:p>
        </w:tc>
      </w:tr>
      <w:tr w:rsidR="009E30D2" w:rsidRPr="00F771BC" w14:paraId="3D3CDB4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E7409A8"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PVA</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74A37142"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Acetate</w:t>
            </w:r>
          </w:p>
        </w:tc>
      </w:tr>
      <w:tr w:rsidR="009E30D2" w:rsidRPr="00F771BC" w14:paraId="40EED02F" w14:textId="77777777" w:rsidTr="00495A22">
        <w:trPr>
          <w:trHeight w:val="288"/>
        </w:trPr>
        <w:tc>
          <w:tcPr>
            <w:tcW w:w="189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5E938"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PVAL</w:t>
            </w:r>
          </w:p>
        </w:tc>
        <w:tc>
          <w:tcPr>
            <w:tcW w:w="41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C0F7C9"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Alcohol</w:t>
            </w:r>
          </w:p>
        </w:tc>
      </w:tr>
      <w:tr w:rsidR="009E30D2" w:rsidRPr="00F771BC" w14:paraId="72A3756E" w14:textId="77777777" w:rsidTr="00495A22">
        <w:trPr>
          <w:trHeight w:val="288"/>
        </w:trPr>
        <w:tc>
          <w:tcPr>
            <w:tcW w:w="189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B55FC9"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PVB</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D286B26"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 xml:space="preserve">Polyvinyl </w:t>
            </w:r>
            <w:proofErr w:type="spellStart"/>
            <w:r w:rsidRPr="00495A22">
              <w:rPr>
                <w:rFonts w:ascii="Arial" w:eastAsia="Times New Roman" w:hAnsi="Arial" w:cs="Arial"/>
                <w:color w:val="000000"/>
                <w:sz w:val="20"/>
                <w:szCs w:val="20"/>
                <w:lang w:val="en-ZA" w:eastAsia="en-ZA"/>
              </w:rPr>
              <w:t>Butral</w:t>
            </w:r>
            <w:proofErr w:type="spellEnd"/>
          </w:p>
        </w:tc>
      </w:tr>
      <w:tr w:rsidR="009E30D2" w:rsidRPr="00F771BC" w14:paraId="3BA115C3"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3DCFAF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PVC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F95A9D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Polyvinyl Chloride</w:t>
            </w:r>
          </w:p>
        </w:tc>
      </w:tr>
      <w:tr w:rsidR="009E30D2" w:rsidRPr="00F771BC" w14:paraId="5115475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DCCBB53"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PVCA</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23B1EB2" w14:textId="5BC20868"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 xml:space="preserve">Polyvinyl </w:t>
            </w:r>
            <w:r w:rsidR="00883C7A" w:rsidRPr="00495A22">
              <w:rPr>
                <w:rFonts w:ascii="Arial" w:eastAsia="Times New Roman" w:hAnsi="Arial" w:cs="Arial"/>
                <w:color w:val="000000"/>
                <w:sz w:val="20"/>
                <w:szCs w:val="20"/>
                <w:lang w:val="en-ZA" w:eastAsia="en-ZA"/>
              </w:rPr>
              <w:t>chloride</w:t>
            </w:r>
            <w:r w:rsidRPr="00495A22">
              <w:rPr>
                <w:rFonts w:ascii="Arial" w:eastAsia="Times New Roman" w:hAnsi="Arial" w:cs="Arial"/>
                <w:color w:val="000000"/>
                <w:sz w:val="20"/>
                <w:szCs w:val="20"/>
                <w:lang w:val="en-ZA" w:eastAsia="en-ZA"/>
              </w:rPr>
              <w:t xml:space="preserve"> acetate</w:t>
            </w:r>
          </w:p>
        </w:tc>
      </w:tr>
      <w:tr w:rsidR="009E30D2" w:rsidRPr="00F771BC" w14:paraId="3ED4BD8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85EA2AE"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PVDC</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193D164" w14:textId="102D8997" w:rsidR="009E30D2" w:rsidRPr="00495A22" w:rsidRDefault="00883C7A"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Dene</w:t>
            </w:r>
            <w:r w:rsidR="009E30D2" w:rsidRPr="00495A22">
              <w:rPr>
                <w:rFonts w:ascii="Arial" w:eastAsia="Times New Roman" w:hAnsi="Arial" w:cs="Arial"/>
                <w:color w:val="000000"/>
                <w:sz w:val="20"/>
                <w:szCs w:val="20"/>
                <w:lang w:val="en-ZA" w:eastAsia="en-ZA"/>
              </w:rPr>
              <w:t xml:space="preserve"> chloride</w:t>
            </w:r>
          </w:p>
        </w:tc>
      </w:tr>
      <w:tr w:rsidR="009E30D2" w:rsidRPr="00F771BC" w14:paraId="31E4243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27883FF"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PVDF</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646C82D5" w14:textId="29D625D5" w:rsidR="009E30D2" w:rsidRPr="00495A22" w:rsidRDefault="00883C7A"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Dene</w:t>
            </w:r>
            <w:r w:rsidR="009E30D2" w:rsidRPr="00495A22">
              <w:rPr>
                <w:rFonts w:ascii="Arial" w:eastAsia="Times New Roman" w:hAnsi="Arial" w:cs="Arial"/>
                <w:color w:val="000000"/>
                <w:sz w:val="20"/>
                <w:szCs w:val="20"/>
                <w:lang w:val="en-ZA" w:eastAsia="en-ZA"/>
              </w:rPr>
              <w:t xml:space="preserve"> Fluoride/</w:t>
            </w:r>
            <w:r w:rsidR="000B5333" w:rsidRPr="00495A22">
              <w:rPr>
                <w:rFonts w:ascii="Arial" w:eastAsia="Times New Roman" w:hAnsi="Arial" w:cs="Arial"/>
                <w:color w:val="000000"/>
                <w:sz w:val="20"/>
                <w:szCs w:val="20"/>
                <w:lang w:val="en-ZA" w:eastAsia="en-ZA"/>
              </w:rPr>
              <w:t>Difluoride</w:t>
            </w:r>
          </w:p>
        </w:tc>
      </w:tr>
      <w:tr w:rsidR="009E30D2" w:rsidRPr="00F771BC" w14:paraId="05E0B84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84EF022"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PVF</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75F1621"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Fluoride</w:t>
            </w:r>
          </w:p>
        </w:tc>
      </w:tr>
      <w:tr w:rsidR="009E30D2" w:rsidRPr="00F771BC" w14:paraId="57397D4B"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90AF9F4"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PVFM</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5523BDE9"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Formal</w:t>
            </w:r>
          </w:p>
        </w:tc>
      </w:tr>
      <w:tr w:rsidR="009E30D2" w:rsidRPr="00F771BC" w14:paraId="2CEF59C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388846E"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PVS</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74D562A" w14:textId="0050711A" w:rsidR="009E30D2" w:rsidRPr="00495A22" w:rsidRDefault="000B5333"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w:t>
            </w:r>
            <w:r w:rsidR="009E30D2" w:rsidRPr="00495A22">
              <w:rPr>
                <w:rFonts w:ascii="Arial" w:eastAsia="Times New Roman" w:hAnsi="Arial" w:cs="Arial"/>
                <w:color w:val="000000"/>
                <w:sz w:val="20"/>
                <w:szCs w:val="20"/>
                <w:lang w:val="en-ZA" w:eastAsia="en-ZA"/>
              </w:rPr>
              <w:t xml:space="preserve"> Siloxane</w:t>
            </w:r>
          </w:p>
        </w:tc>
      </w:tr>
      <w:tr w:rsidR="009E30D2" w:rsidRPr="00F771BC" w14:paraId="7CE9DA04"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55517CA" w14:textId="24EC9975"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R</w:t>
            </w:r>
            <w:r w:rsidR="004955FB">
              <w:rPr>
                <w:rFonts w:ascii="Arial" w:eastAsia="Times New Roman" w:hAnsi="Arial" w:cs="Arial"/>
                <w:color w:val="000000"/>
                <w:sz w:val="20"/>
                <w:szCs w:val="20"/>
                <w:lang w:val="en-ZA" w:eastAsia="en-ZA"/>
              </w:rPr>
              <w:t>H</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C7E860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Rhodium</w:t>
            </w:r>
          </w:p>
        </w:tc>
      </w:tr>
      <w:tr w:rsidR="009E30D2" w:rsidRPr="00F771BC" w14:paraId="5CF442B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25DD339"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RPTFE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47D10A4" w14:textId="574EEC90"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Reinforce </w:t>
            </w:r>
            <w:r w:rsidR="000B5333" w:rsidRPr="00F771BC">
              <w:rPr>
                <w:rFonts w:ascii="Arial" w:eastAsia="Times New Roman" w:hAnsi="Arial" w:cs="Arial"/>
                <w:color w:val="000000"/>
                <w:sz w:val="20"/>
                <w:szCs w:val="20"/>
                <w:lang w:val="en-ZA" w:eastAsia="en-ZA"/>
              </w:rPr>
              <w:t>Polytetrafluoroethylene</w:t>
            </w:r>
          </w:p>
        </w:tc>
      </w:tr>
      <w:tr w:rsidR="009E30D2" w:rsidRPr="00F771BC" w14:paraId="0449451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1B11A5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SBR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24D2320" w14:textId="0B1D0EB2"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Styrene </w:t>
            </w:r>
            <w:r w:rsidR="000B5333" w:rsidRPr="00F771BC">
              <w:rPr>
                <w:rFonts w:ascii="Arial" w:eastAsia="Times New Roman" w:hAnsi="Arial" w:cs="Arial"/>
                <w:color w:val="000000"/>
                <w:sz w:val="20"/>
                <w:szCs w:val="20"/>
                <w:lang w:val="en-ZA" w:eastAsia="en-ZA"/>
              </w:rPr>
              <w:t>Butadiene</w:t>
            </w:r>
            <w:r w:rsidRPr="00F771BC">
              <w:rPr>
                <w:rFonts w:ascii="Arial" w:eastAsia="Times New Roman" w:hAnsi="Arial" w:cs="Arial"/>
                <w:color w:val="000000"/>
                <w:sz w:val="20"/>
                <w:szCs w:val="20"/>
                <w:lang w:val="en-ZA" w:eastAsia="en-ZA"/>
              </w:rPr>
              <w:t xml:space="preserve"> Rubber</w:t>
            </w:r>
          </w:p>
        </w:tc>
      </w:tr>
      <w:tr w:rsidR="009E30D2" w:rsidRPr="00F771BC" w14:paraId="00EC42AA"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9EC3B41"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SGI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6A9F36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Spheroidal Graphite Iron</w:t>
            </w:r>
          </w:p>
        </w:tc>
      </w:tr>
      <w:tr w:rsidR="009E30D2" w:rsidRPr="00F771BC" w14:paraId="0EA69B2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2C631BA" w14:textId="49297F7C"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HT</w:t>
            </w:r>
            <w:r w:rsidRPr="00F771BC">
              <w:rPr>
                <w:rFonts w:ascii="Arial" w:eastAsia="Times New Roman" w:hAnsi="Arial" w:cs="Arial"/>
                <w:color w:val="000000"/>
                <w:sz w:val="20"/>
                <w:szCs w:val="20"/>
                <w:lang w:val="en-ZA" w:eastAsia="en-ZA"/>
              </w:rPr>
              <w:t xml:space="preserve"> M</w:t>
            </w:r>
            <w:r w:rsidR="004955FB">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86E685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Sheet Metal</w:t>
            </w:r>
          </w:p>
        </w:tc>
      </w:tr>
      <w:tr w:rsidR="009E30D2" w:rsidRPr="00F771BC" w14:paraId="7BEC7A6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89BE151" w14:textId="1426D19C" w:rsidR="009E30D2" w:rsidRPr="00F771BC" w:rsidRDefault="00C53FC5" w:rsidP="00C53FC5">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 xml:space="preserve">HT </w:t>
            </w:r>
            <w:r>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F1FA43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Sheet Steel</w:t>
            </w:r>
          </w:p>
        </w:tc>
      </w:tr>
      <w:tr w:rsidR="009E30D2" w:rsidRPr="00F771BC" w14:paraId="5AF84599"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A206469" w14:textId="30440C50"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lastRenderedPageBreak/>
              <w:t>S</w:t>
            </w:r>
            <w:r w:rsidR="004955FB">
              <w:rPr>
                <w:rFonts w:ascii="Arial" w:eastAsia="Times New Roman" w:hAnsi="Arial" w:cs="Arial"/>
                <w:color w:val="000000"/>
                <w:sz w:val="20"/>
                <w:szCs w:val="20"/>
                <w:lang w:val="en-ZA" w:eastAsia="en-ZA"/>
              </w:rPr>
              <w:t>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7B8E36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Silicone/Silicon</w:t>
            </w:r>
          </w:p>
        </w:tc>
      </w:tr>
      <w:tr w:rsidR="009E30D2" w:rsidRPr="00F771BC" w14:paraId="6AA5B0F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192E95C" w14:textId="3D992D35"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C0F1BA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Silicon Carbide</w:t>
            </w:r>
          </w:p>
        </w:tc>
      </w:tr>
      <w:tr w:rsidR="009E30D2" w:rsidRPr="00F771BC" w14:paraId="5D8ECEE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182AF25" w14:textId="3868236B"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N</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D862038"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Tin</w:t>
            </w:r>
          </w:p>
        </w:tc>
      </w:tr>
      <w:tr w:rsidR="009E30D2" w:rsidRPr="00F771BC" w14:paraId="7B79612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AA41D21"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4FE511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Stainless Steel</w:t>
            </w:r>
          </w:p>
        </w:tc>
      </w:tr>
      <w:tr w:rsidR="009E30D2" w:rsidRPr="00F771BC" w14:paraId="3131AB4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A90FCCA" w14:textId="0E239F8F" w:rsidR="009E30D2" w:rsidRPr="00F771BC" w:rsidRDefault="00C53FC5"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73ED9A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Steel</w:t>
            </w:r>
          </w:p>
        </w:tc>
      </w:tr>
      <w:tr w:rsidR="009E30D2" w:rsidRPr="00F771BC" w14:paraId="4DD7F03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598465B5" w14:textId="07ACE2B5"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w:t>
            </w:r>
            <w:r w:rsidR="004955FB">
              <w:rPr>
                <w:rFonts w:ascii="Arial" w:eastAsia="Times New Roman" w:hAnsi="Arial" w:cs="Arial"/>
                <w:color w:val="000000"/>
                <w:sz w:val="20"/>
                <w:szCs w:val="20"/>
                <w:lang w:val="en-ZA" w:eastAsia="en-ZA"/>
              </w:rPr>
              <w:t>I</w:t>
            </w:r>
          </w:p>
        </w:tc>
        <w:tc>
          <w:tcPr>
            <w:tcW w:w="4140" w:type="dxa"/>
            <w:gridSpan w:val="2"/>
            <w:tcBorders>
              <w:top w:val="nil"/>
              <w:left w:val="nil"/>
              <w:bottom w:val="single" w:sz="4" w:space="0" w:color="auto"/>
              <w:right w:val="single" w:sz="4" w:space="0" w:color="auto"/>
            </w:tcBorders>
            <w:shd w:val="clear" w:color="auto" w:fill="auto"/>
            <w:vAlign w:val="center"/>
            <w:hideMark/>
          </w:tcPr>
          <w:p w14:paraId="473EC35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Titanium</w:t>
            </w:r>
          </w:p>
        </w:tc>
      </w:tr>
      <w:tr w:rsidR="009E30D2" w:rsidRPr="00F771BC" w14:paraId="6B765CB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0273622"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TPE</w:t>
            </w:r>
          </w:p>
        </w:tc>
        <w:tc>
          <w:tcPr>
            <w:tcW w:w="4140" w:type="dxa"/>
            <w:gridSpan w:val="2"/>
            <w:tcBorders>
              <w:top w:val="nil"/>
              <w:left w:val="nil"/>
              <w:bottom w:val="single" w:sz="4" w:space="0" w:color="auto"/>
              <w:right w:val="single" w:sz="4" w:space="0" w:color="auto"/>
            </w:tcBorders>
            <w:shd w:val="clear" w:color="auto" w:fill="auto"/>
            <w:vAlign w:val="center"/>
            <w:hideMark/>
          </w:tcPr>
          <w:p w14:paraId="2B54B37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proofErr w:type="spellStart"/>
            <w:r w:rsidRPr="00F771BC">
              <w:rPr>
                <w:rFonts w:ascii="Arial" w:eastAsia="Times New Roman" w:hAnsi="Arial" w:cs="Arial"/>
                <w:color w:val="000000"/>
                <w:sz w:val="20"/>
                <w:szCs w:val="20"/>
                <w:lang w:val="en-ZA" w:eastAsia="en-ZA"/>
              </w:rPr>
              <w:t>Tetrafluroethylene</w:t>
            </w:r>
            <w:proofErr w:type="spellEnd"/>
          </w:p>
        </w:tc>
      </w:tr>
      <w:tr w:rsidR="009E30D2" w:rsidRPr="00F771BC" w14:paraId="758C5CA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6CF829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TPE</w:t>
            </w:r>
          </w:p>
        </w:tc>
        <w:tc>
          <w:tcPr>
            <w:tcW w:w="4140" w:type="dxa"/>
            <w:gridSpan w:val="2"/>
            <w:tcBorders>
              <w:top w:val="nil"/>
              <w:left w:val="nil"/>
              <w:bottom w:val="single" w:sz="4" w:space="0" w:color="auto"/>
              <w:right w:val="single" w:sz="4" w:space="0" w:color="auto"/>
            </w:tcBorders>
            <w:shd w:val="clear" w:color="auto" w:fill="auto"/>
            <w:vAlign w:val="center"/>
            <w:hideMark/>
          </w:tcPr>
          <w:p w14:paraId="51D1B7F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Thermoplastic Elastomer</w:t>
            </w:r>
          </w:p>
        </w:tc>
      </w:tr>
      <w:tr w:rsidR="009E30D2" w:rsidRPr="00F771BC" w14:paraId="0F245621"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24CB09D3" w14:textId="2737DBF9"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U</w:t>
            </w:r>
            <w:r w:rsidR="004955FB">
              <w:rPr>
                <w:rFonts w:ascii="Arial" w:eastAsia="Times New Roman" w:hAnsi="Arial" w:cs="Arial"/>
                <w:color w:val="000000"/>
                <w:sz w:val="20"/>
                <w:szCs w:val="20"/>
                <w:lang w:val="en-ZA" w:eastAsia="en-ZA"/>
              </w:rPr>
              <w:t>PES</w:t>
            </w:r>
          </w:p>
        </w:tc>
        <w:tc>
          <w:tcPr>
            <w:tcW w:w="4140" w:type="dxa"/>
            <w:gridSpan w:val="2"/>
            <w:tcBorders>
              <w:top w:val="nil"/>
              <w:left w:val="nil"/>
              <w:bottom w:val="single" w:sz="4" w:space="0" w:color="auto"/>
              <w:right w:val="single" w:sz="4" w:space="0" w:color="auto"/>
            </w:tcBorders>
            <w:shd w:val="clear" w:color="auto" w:fill="auto"/>
            <w:vAlign w:val="center"/>
            <w:hideMark/>
          </w:tcPr>
          <w:p w14:paraId="1C449C13" w14:textId="6FCBD47D" w:rsidR="009E30D2" w:rsidRPr="00F771BC" w:rsidRDefault="000B5333"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Unsaturated</w:t>
            </w:r>
            <w:r w:rsidR="009E30D2" w:rsidRPr="00F771BC">
              <w:rPr>
                <w:rFonts w:ascii="Arial" w:eastAsia="Times New Roman" w:hAnsi="Arial" w:cs="Arial"/>
                <w:color w:val="000000"/>
                <w:sz w:val="20"/>
                <w:szCs w:val="20"/>
                <w:lang w:val="en-ZA" w:eastAsia="en-ZA"/>
              </w:rPr>
              <w:t xml:space="preserve"> Polyester</w:t>
            </w:r>
          </w:p>
        </w:tc>
      </w:tr>
      <w:tr w:rsidR="009E30D2" w:rsidRPr="00F771BC" w14:paraId="0F397DF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008DF92"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UPVC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F75A4A0" w14:textId="10610045" w:rsidR="009E30D2" w:rsidRPr="00F771BC" w:rsidRDefault="000B5333"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Un-practiced</w:t>
            </w:r>
            <w:r w:rsidR="009E30D2" w:rsidRPr="00F771BC">
              <w:rPr>
                <w:rFonts w:ascii="Arial" w:eastAsia="Times New Roman" w:hAnsi="Arial" w:cs="Arial"/>
                <w:color w:val="000000"/>
                <w:sz w:val="20"/>
                <w:szCs w:val="20"/>
                <w:lang w:val="en-ZA" w:eastAsia="en-ZA"/>
              </w:rPr>
              <w:t xml:space="preserve"> polyvinyl chloride</w:t>
            </w:r>
          </w:p>
        </w:tc>
      </w:tr>
      <w:tr w:rsidR="009E30D2" w:rsidRPr="00F771BC" w14:paraId="5E14090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BA36818"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V</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6DD2CFF"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Vanadium</w:t>
            </w:r>
          </w:p>
        </w:tc>
      </w:tr>
      <w:tr w:rsidR="009E30D2" w:rsidRPr="00F771BC" w14:paraId="3F2860A8"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1AB3BF1"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WC</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612763B1"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Tungsten Carbide</w:t>
            </w:r>
          </w:p>
        </w:tc>
      </w:tr>
      <w:tr w:rsidR="009E30D2" w:rsidRPr="00F771BC" w14:paraId="3B92D90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B10E154"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WI</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1A11441"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Wrought Iron</w:t>
            </w:r>
          </w:p>
        </w:tc>
      </w:tr>
      <w:tr w:rsidR="009E30D2" w:rsidRPr="00F771BC" w14:paraId="22901E61"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B9DC6F4"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WL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EE6427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Wool</w:t>
            </w:r>
          </w:p>
        </w:tc>
      </w:tr>
      <w:tr w:rsidR="009E30D2" w:rsidRPr="00F771BC" w14:paraId="42E936F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ABF5C74"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WS</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1A4ACEB8" w14:textId="16EFA9AE"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Wrought Stee</w:t>
            </w:r>
            <w:r w:rsidR="00437828" w:rsidRPr="00F771BC">
              <w:rPr>
                <w:rFonts w:ascii="Arial" w:eastAsia="Times New Roman" w:hAnsi="Arial" w:cs="Arial"/>
                <w:color w:val="000000"/>
                <w:sz w:val="20"/>
                <w:szCs w:val="20"/>
                <w:lang w:val="en-ZA" w:eastAsia="en-ZA"/>
              </w:rPr>
              <w:t>l</w:t>
            </w:r>
          </w:p>
        </w:tc>
      </w:tr>
      <w:tr w:rsidR="009E30D2" w:rsidRPr="00F771BC" w14:paraId="08906164"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7EF996D" w14:textId="24FEA511"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Z</w:t>
            </w:r>
            <w:r w:rsidR="004955FB">
              <w:rPr>
                <w:rFonts w:ascii="Arial" w:eastAsia="Times New Roman" w:hAnsi="Arial" w:cs="Arial"/>
                <w:color w:val="000000"/>
                <w:sz w:val="20"/>
                <w:szCs w:val="20"/>
                <w:lang w:val="en-ZA" w:eastAsia="en-ZA"/>
              </w:rPr>
              <w:t>N</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0DDD9456"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Zinc</w:t>
            </w:r>
          </w:p>
        </w:tc>
      </w:tr>
      <w:tr w:rsidR="009E30D2" w:rsidRPr="00F771BC" w14:paraId="530EA33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5F4EB02" w14:textId="580F4D33"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Z</w:t>
            </w:r>
            <w:r w:rsidR="004955FB">
              <w:rPr>
                <w:rFonts w:ascii="Arial" w:eastAsia="Times New Roman" w:hAnsi="Arial" w:cs="Arial"/>
                <w:color w:val="000000"/>
                <w:sz w:val="20"/>
                <w:szCs w:val="20"/>
                <w:lang w:val="en-ZA" w:eastAsia="en-ZA"/>
              </w:rPr>
              <w:t>R</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FE86F9D"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Zirconium</w:t>
            </w:r>
          </w:p>
        </w:tc>
      </w:tr>
    </w:tbl>
    <w:p w14:paraId="15F49B06" w14:textId="77777777" w:rsidR="00E943DE" w:rsidRDefault="00E943DE">
      <w:pPr>
        <w:spacing w:before="0" w:after="0"/>
        <w:ind w:left="144"/>
        <w:rPr>
          <w:rFonts w:ascii="Arial" w:hAnsi="Arial" w:cs="Arial"/>
          <w:sz w:val="20"/>
          <w:szCs w:val="20"/>
        </w:rPr>
      </w:pPr>
    </w:p>
    <w:p w14:paraId="18580A11" w14:textId="48B7A35F" w:rsidR="00341674" w:rsidRPr="00495A22" w:rsidRDefault="00341674" w:rsidP="00495A22">
      <w:pPr>
        <w:spacing w:before="0" w:after="0"/>
        <w:ind w:left="144"/>
        <w:rPr>
          <w:rFonts w:ascii="Arial" w:hAnsi="Arial" w:cs="Arial"/>
          <w:sz w:val="20"/>
          <w:szCs w:val="20"/>
        </w:rPr>
      </w:pPr>
    </w:p>
    <w:p w14:paraId="613048AC" w14:textId="590E26AA" w:rsidR="00D26E43" w:rsidRPr="00804C36" w:rsidRDefault="00D26E43" w:rsidP="00337824">
      <w:pPr>
        <w:pStyle w:val="Heading3"/>
        <w:numPr>
          <w:ilvl w:val="0"/>
          <w:numId w:val="2"/>
        </w:numPr>
        <w:spacing w:before="0" w:line="240" w:lineRule="auto"/>
        <w:rPr>
          <w:rFonts w:ascii="Arial" w:hAnsi="Arial" w:cs="Arial"/>
          <w:sz w:val="20"/>
          <w:szCs w:val="20"/>
          <w:u w:val="single"/>
        </w:rPr>
      </w:pPr>
      <w:bookmarkStart w:id="840" w:name="_Toc81569833"/>
      <w:r w:rsidRPr="00804C36">
        <w:rPr>
          <w:rFonts w:ascii="Arial" w:hAnsi="Arial" w:cs="Arial"/>
          <w:sz w:val="20"/>
          <w:szCs w:val="20"/>
          <w:u w:val="single"/>
        </w:rPr>
        <w:t>GENERAL ABBREVIATION</w:t>
      </w:r>
      <w:bookmarkEnd w:id="840"/>
    </w:p>
    <w:p w14:paraId="5FD4CD20" w14:textId="77777777" w:rsidR="00B4733B" w:rsidRPr="00495A22" w:rsidRDefault="00B4733B" w:rsidP="00495A22">
      <w:pPr>
        <w:spacing w:before="0" w:after="0"/>
        <w:ind w:left="144"/>
        <w:rPr>
          <w:rFonts w:ascii="Arial" w:hAnsi="Arial" w:cs="Arial"/>
          <w:sz w:val="20"/>
          <w:szCs w:val="20"/>
        </w:rPr>
      </w:pPr>
    </w:p>
    <w:tbl>
      <w:tblPr>
        <w:tblW w:w="6000" w:type="dxa"/>
        <w:tblInd w:w="-5" w:type="dxa"/>
        <w:tblLook w:val="04A0" w:firstRow="1" w:lastRow="0" w:firstColumn="1" w:lastColumn="0" w:noHBand="0" w:noVBand="1"/>
      </w:tblPr>
      <w:tblGrid>
        <w:gridCol w:w="1880"/>
        <w:gridCol w:w="4120"/>
      </w:tblGrid>
      <w:tr w:rsidR="00B93ACC" w:rsidRPr="00B93ACC" w14:paraId="5FA4258B" w14:textId="77777777" w:rsidTr="00B93ACC">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39D8CF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4120" w:type="dxa"/>
            <w:tcBorders>
              <w:top w:val="single" w:sz="4" w:space="0" w:color="auto"/>
              <w:left w:val="nil"/>
              <w:bottom w:val="single" w:sz="4" w:space="0" w:color="auto"/>
              <w:right w:val="single" w:sz="4" w:space="0" w:color="auto"/>
            </w:tcBorders>
            <w:shd w:val="clear" w:color="000000" w:fill="FFF2CC"/>
            <w:noWrap/>
            <w:vAlign w:val="bottom"/>
            <w:hideMark/>
          </w:tcPr>
          <w:p w14:paraId="0E36994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9337B5" w:rsidRPr="00B93ACC" w14:paraId="3CC4C22A"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4D49140F" w14:textId="2E0EECCB" w:rsidR="009337B5" w:rsidRPr="00B93ACC" w:rsidRDefault="009337B5"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AWS</w:t>
            </w:r>
          </w:p>
        </w:tc>
        <w:tc>
          <w:tcPr>
            <w:tcW w:w="4120" w:type="dxa"/>
            <w:tcBorders>
              <w:top w:val="nil"/>
              <w:left w:val="nil"/>
              <w:bottom w:val="single" w:sz="4" w:space="0" w:color="auto"/>
              <w:right w:val="single" w:sz="4" w:space="0" w:color="auto"/>
            </w:tcBorders>
            <w:shd w:val="clear" w:color="auto" w:fill="auto"/>
            <w:noWrap/>
            <w:vAlign w:val="center"/>
          </w:tcPr>
          <w:p w14:paraId="07936635" w14:textId="25AEEAF7" w:rsidR="009337B5" w:rsidRPr="00B93ACC" w:rsidRDefault="009337B5"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American Welding Association</w:t>
            </w:r>
          </w:p>
        </w:tc>
      </w:tr>
      <w:tr w:rsidR="00E76ABE" w:rsidRPr="00B93ACC" w14:paraId="556C96A2"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0780E5E3" w14:textId="79EFF570" w:rsidR="00E76ABE" w:rsidRDefault="00E76ABE"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AWG</w:t>
            </w:r>
          </w:p>
        </w:tc>
        <w:tc>
          <w:tcPr>
            <w:tcW w:w="4120" w:type="dxa"/>
            <w:tcBorders>
              <w:top w:val="nil"/>
              <w:left w:val="nil"/>
              <w:bottom w:val="single" w:sz="4" w:space="0" w:color="auto"/>
              <w:right w:val="single" w:sz="4" w:space="0" w:color="auto"/>
            </w:tcBorders>
            <w:shd w:val="clear" w:color="auto" w:fill="auto"/>
            <w:noWrap/>
            <w:vAlign w:val="center"/>
          </w:tcPr>
          <w:p w14:paraId="76FFFBD2" w14:textId="276FB953" w:rsidR="00E76ABE" w:rsidRDefault="00E76ABE"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American Wire Gauge</w:t>
            </w:r>
          </w:p>
        </w:tc>
      </w:tr>
      <w:tr w:rsidR="008E48B6" w:rsidRPr="00B93ACC" w14:paraId="2C70A5B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65E2225A" w14:textId="79061FD1" w:rsidR="008E48B6" w:rsidRPr="00B93ACC"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BC</w:t>
            </w:r>
          </w:p>
        </w:tc>
        <w:tc>
          <w:tcPr>
            <w:tcW w:w="4120" w:type="dxa"/>
            <w:tcBorders>
              <w:top w:val="nil"/>
              <w:left w:val="nil"/>
              <w:bottom w:val="single" w:sz="4" w:space="0" w:color="auto"/>
              <w:right w:val="single" w:sz="4" w:space="0" w:color="auto"/>
            </w:tcBorders>
            <w:shd w:val="clear" w:color="auto" w:fill="auto"/>
            <w:noWrap/>
            <w:vAlign w:val="center"/>
          </w:tcPr>
          <w:p w14:paraId="2F4CB2B5" w14:textId="73330F1B" w:rsidR="008E48B6" w:rsidRPr="00B93ACC"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Bayonet Cap (lamp)</w:t>
            </w:r>
          </w:p>
        </w:tc>
      </w:tr>
      <w:tr w:rsidR="00B93ACC" w:rsidRPr="00B93ACC" w14:paraId="4FBD7F5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25058E5"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BTU</w:t>
            </w:r>
          </w:p>
        </w:tc>
        <w:tc>
          <w:tcPr>
            <w:tcW w:w="4120" w:type="dxa"/>
            <w:tcBorders>
              <w:top w:val="nil"/>
              <w:left w:val="nil"/>
              <w:bottom w:val="single" w:sz="4" w:space="0" w:color="auto"/>
              <w:right w:val="single" w:sz="4" w:space="0" w:color="auto"/>
            </w:tcBorders>
            <w:shd w:val="clear" w:color="auto" w:fill="auto"/>
            <w:vAlign w:val="center"/>
            <w:hideMark/>
          </w:tcPr>
          <w:p w14:paraId="2F6EFBC5"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British thermal unit</w:t>
            </w:r>
          </w:p>
        </w:tc>
      </w:tr>
      <w:tr w:rsidR="00B93ACC" w:rsidRPr="00B93ACC" w14:paraId="24EF4AE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33CB3773" w14:textId="5E117711"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CD</w:t>
            </w:r>
          </w:p>
        </w:tc>
        <w:tc>
          <w:tcPr>
            <w:tcW w:w="4120" w:type="dxa"/>
            <w:tcBorders>
              <w:top w:val="nil"/>
              <w:left w:val="nil"/>
              <w:bottom w:val="single" w:sz="4" w:space="0" w:color="auto"/>
              <w:right w:val="single" w:sz="4" w:space="0" w:color="auto"/>
            </w:tcBorders>
            <w:shd w:val="clear" w:color="auto" w:fill="auto"/>
            <w:noWrap/>
            <w:vAlign w:val="center"/>
            <w:hideMark/>
          </w:tcPr>
          <w:p w14:paraId="161B0082"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proofErr w:type="spellStart"/>
            <w:r w:rsidRPr="00B93ACC">
              <w:rPr>
                <w:rFonts w:ascii="Arial" w:eastAsia="Times New Roman" w:hAnsi="Arial" w:cs="Arial"/>
                <w:color w:val="000000"/>
                <w:sz w:val="20"/>
                <w:szCs w:val="20"/>
                <w:lang w:val="en-US"/>
              </w:rPr>
              <w:t>Cadela</w:t>
            </w:r>
            <w:proofErr w:type="spellEnd"/>
            <w:r w:rsidRPr="00B93ACC">
              <w:rPr>
                <w:rFonts w:ascii="Arial" w:eastAsia="Times New Roman" w:hAnsi="Arial" w:cs="Arial"/>
                <w:color w:val="000000"/>
                <w:sz w:val="20"/>
                <w:szCs w:val="20"/>
                <w:lang w:val="en-US"/>
              </w:rPr>
              <w:t xml:space="preserve"> (luminous Intensity)</w:t>
            </w:r>
          </w:p>
        </w:tc>
      </w:tr>
      <w:tr w:rsidR="00B93ACC" w:rsidRPr="00B93ACC" w14:paraId="31C7915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B185071" w14:textId="5F11A356"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CAL</w:t>
            </w:r>
          </w:p>
        </w:tc>
        <w:tc>
          <w:tcPr>
            <w:tcW w:w="4120" w:type="dxa"/>
            <w:tcBorders>
              <w:top w:val="nil"/>
              <w:left w:val="nil"/>
              <w:bottom w:val="single" w:sz="4" w:space="0" w:color="auto"/>
              <w:right w:val="single" w:sz="4" w:space="0" w:color="auto"/>
            </w:tcBorders>
            <w:shd w:val="clear" w:color="auto" w:fill="auto"/>
            <w:vAlign w:val="center"/>
            <w:hideMark/>
          </w:tcPr>
          <w:p w14:paraId="3ED2A317"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Calorie</w:t>
            </w:r>
          </w:p>
        </w:tc>
      </w:tr>
      <w:tr w:rsidR="00B93ACC" w:rsidRPr="00B93ACC" w14:paraId="171F11E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0202E65" w14:textId="42B4041E"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CARAT</w:t>
            </w:r>
          </w:p>
        </w:tc>
        <w:tc>
          <w:tcPr>
            <w:tcW w:w="4120" w:type="dxa"/>
            <w:tcBorders>
              <w:top w:val="nil"/>
              <w:left w:val="nil"/>
              <w:bottom w:val="single" w:sz="4" w:space="0" w:color="auto"/>
              <w:right w:val="single" w:sz="4" w:space="0" w:color="auto"/>
            </w:tcBorders>
            <w:shd w:val="clear" w:color="auto" w:fill="auto"/>
            <w:vAlign w:val="center"/>
            <w:hideMark/>
          </w:tcPr>
          <w:p w14:paraId="7DA0A677"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Carat</w:t>
            </w:r>
          </w:p>
        </w:tc>
      </w:tr>
      <w:tr w:rsidR="00B93ACC" w:rsidRPr="00B93ACC" w14:paraId="7079BF3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DFE8956" w14:textId="0F0EBFA1"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CA</w:t>
            </w:r>
          </w:p>
        </w:tc>
        <w:tc>
          <w:tcPr>
            <w:tcW w:w="4120" w:type="dxa"/>
            <w:tcBorders>
              <w:top w:val="nil"/>
              <w:left w:val="nil"/>
              <w:bottom w:val="single" w:sz="4" w:space="0" w:color="auto"/>
              <w:right w:val="single" w:sz="4" w:space="0" w:color="auto"/>
            </w:tcBorders>
            <w:shd w:val="clear" w:color="auto" w:fill="auto"/>
            <w:vAlign w:val="center"/>
            <w:hideMark/>
          </w:tcPr>
          <w:p w14:paraId="48E7677B"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proofErr w:type="spellStart"/>
            <w:r w:rsidRPr="00B93ACC">
              <w:rPr>
                <w:rFonts w:ascii="Arial" w:eastAsia="Times New Roman" w:hAnsi="Arial" w:cs="Arial"/>
                <w:color w:val="000000"/>
                <w:sz w:val="20"/>
                <w:szCs w:val="20"/>
                <w:lang w:val="en-US"/>
              </w:rPr>
              <w:t>Centiare</w:t>
            </w:r>
            <w:proofErr w:type="spellEnd"/>
          </w:p>
        </w:tc>
      </w:tr>
      <w:tr w:rsidR="00B93ACC" w:rsidRPr="00B93ACC" w14:paraId="5EC70C9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9A9592E"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Cl</w:t>
            </w:r>
          </w:p>
        </w:tc>
        <w:tc>
          <w:tcPr>
            <w:tcW w:w="4120" w:type="dxa"/>
            <w:tcBorders>
              <w:top w:val="nil"/>
              <w:left w:val="nil"/>
              <w:bottom w:val="single" w:sz="4" w:space="0" w:color="auto"/>
              <w:right w:val="single" w:sz="4" w:space="0" w:color="auto"/>
            </w:tcBorders>
            <w:shd w:val="clear" w:color="auto" w:fill="auto"/>
            <w:vAlign w:val="center"/>
            <w:hideMark/>
          </w:tcPr>
          <w:p w14:paraId="40CEF62E"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Class</w:t>
            </w:r>
          </w:p>
        </w:tc>
      </w:tr>
      <w:tr w:rsidR="00827619" w:rsidRPr="00B93ACC" w14:paraId="3A37ECA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6F196650" w14:textId="335243E6" w:rsidR="00827619" w:rsidRPr="00B93ACC" w:rsidRDefault="00827619"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CES</w:t>
            </w:r>
          </w:p>
        </w:tc>
        <w:tc>
          <w:tcPr>
            <w:tcW w:w="4120" w:type="dxa"/>
            <w:tcBorders>
              <w:top w:val="nil"/>
              <w:left w:val="nil"/>
              <w:bottom w:val="single" w:sz="4" w:space="0" w:color="auto"/>
              <w:right w:val="single" w:sz="4" w:space="0" w:color="auto"/>
            </w:tcBorders>
            <w:shd w:val="clear" w:color="auto" w:fill="auto"/>
            <w:noWrap/>
            <w:vAlign w:val="center"/>
          </w:tcPr>
          <w:p w14:paraId="3C76F23D" w14:textId="3E2F5AB8" w:rsidR="00827619" w:rsidRPr="00B93ACC" w:rsidRDefault="00827619"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Candelabra Edison Screw</w:t>
            </w:r>
            <w:r w:rsidR="008E48B6">
              <w:rPr>
                <w:rFonts w:ascii="Arial" w:eastAsia="Times New Roman" w:hAnsi="Arial" w:cs="Arial"/>
                <w:color w:val="000000"/>
                <w:sz w:val="20"/>
                <w:szCs w:val="20"/>
                <w:lang w:val="en-US"/>
              </w:rPr>
              <w:t xml:space="preserve"> (lamp)</w:t>
            </w:r>
          </w:p>
        </w:tc>
      </w:tr>
      <w:tr w:rsidR="00B93ACC" w:rsidRPr="00B93ACC" w14:paraId="2417372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53ADA72"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C/W</w:t>
            </w:r>
          </w:p>
        </w:tc>
        <w:tc>
          <w:tcPr>
            <w:tcW w:w="4120" w:type="dxa"/>
            <w:tcBorders>
              <w:top w:val="nil"/>
              <w:left w:val="nil"/>
              <w:bottom w:val="single" w:sz="4" w:space="0" w:color="auto"/>
              <w:right w:val="single" w:sz="4" w:space="0" w:color="auto"/>
            </w:tcBorders>
            <w:shd w:val="clear" w:color="auto" w:fill="auto"/>
            <w:noWrap/>
            <w:vAlign w:val="center"/>
            <w:hideMark/>
          </w:tcPr>
          <w:p w14:paraId="0DDAF5D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Come With</w:t>
            </w:r>
          </w:p>
        </w:tc>
      </w:tr>
      <w:tr w:rsidR="00B93ACC" w:rsidRPr="00B93ACC" w14:paraId="613BBC34"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98A2759" w14:textId="43DA36F7"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w:t>
            </w:r>
          </w:p>
        </w:tc>
        <w:tc>
          <w:tcPr>
            <w:tcW w:w="4120" w:type="dxa"/>
            <w:tcBorders>
              <w:top w:val="nil"/>
              <w:left w:val="nil"/>
              <w:bottom w:val="single" w:sz="4" w:space="0" w:color="auto"/>
              <w:right w:val="single" w:sz="4" w:space="0" w:color="auto"/>
            </w:tcBorders>
            <w:shd w:val="clear" w:color="auto" w:fill="auto"/>
            <w:vAlign w:val="center"/>
            <w:hideMark/>
          </w:tcPr>
          <w:p w14:paraId="44147E3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Core (cable)</w:t>
            </w:r>
          </w:p>
        </w:tc>
      </w:tr>
      <w:tr w:rsidR="00B93ACC" w:rsidRPr="00B93ACC" w14:paraId="22777A84"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4BB0131F" w14:textId="257B7367"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CSK</w:t>
            </w:r>
          </w:p>
        </w:tc>
        <w:tc>
          <w:tcPr>
            <w:tcW w:w="4120" w:type="dxa"/>
            <w:tcBorders>
              <w:top w:val="nil"/>
              <w:left w:val="nil"/>
              <w:bottom w:val="single" w:sz="4" w:space="0" w:color="auto"/>
              <w:right w:val="single" w:sz="4" w:space="0" w:color="auto"/>
            </w:tcBorders>
            <w:shd w:val="clear" w:color="auto" w:fill="auto"/>
            <w:noWrap/>
            <w:vAlign w:val="center"/>
            <w:hideMark/>
          </w:tcPr>
          <w:p w14:paraId="3CDA6C3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Countersunk</w:t>
            </w:r>
          </w:p>
        </w:tc>
      </w:tr>
      <w:tr w:rsidR="00B93ACC" w:rsidRPr="00B93ACC" w14:paraId="0D7B1C2F"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CA3D452" w14:textId="0C070FD0"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D</w:t>
            </w:r>
            <w:r w:rsidR="00B93ACC" w:rsidRPr="00B93ACC">
              <w:rPr>
                <w:rFonts w:ascii="Arial" w:eastAsia="Times New Roman" w:hAnsi="Arial" w:cs="Arial"/>
                <w:color w:val="000000"/>
                <w:sz w:val="20"/>
                <w:szCs w:val="20"/>
                <w:lang w:val="en-US"/>
              </w:rPr>
              <w:t>B</w:t>
            </w:r>
          </w:p>
        </w:tc>
        <w:tc>
          <w:tcPr>
            <w:tcW w:w="4120" w:type="dxa"/>
            <w:tcBorders>
              <w:top w:val="nil"/>
              <w:left w:val="nil"/>
              <w:bottom w:val="single" w:sz="4" w:space="0" w:color="auto"/>
              <w:right w:val="single" w:sz="4" w:space="0" w:color="auto"/>
            </w:tcBorders>
            <w:shd w:val="clear" w:color="auto" w:fill="auto"/>
            <w:vAlign w:val="center"/>
            <w:hideMark/>
          </w:tcPr>
          <w:p w14:paraId="14153AB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Decibel</w:t>
            </w:r>
          </w:p>
        </w:tc>
      </w:tr>
      <w:tr w:rsidR="00B93ACC" w:rsidRPr="00B93ACC" w14:paraId="7F61F73B" w14:textId="77777777" w:rsidTr="00B93ACC">
        <w:trPr>
          <w:trHeight w:val="26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50167" w14:textId="05F6466E"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rPr>
              <w:t>D</w:t>
            </w:r>
            <w:r w:rsidR="004955FB">
              <w:rPr>
                <w:rFonts w:ascii="Arial" w:eastAsia="Times New Roman" w:hAnsi="Arial" w:cs="Arial"/>
                <w:color w:val="000000"/>
                <w:sz w:val="20"/>
                <w:szCs w:val="20"/>
              </w:rPr>
              <w:t>EG</w:t>
            </w:r>
          </w:p>
        </w:tc>
        <w:tc>
          <w:tcPr>
            <w:tcW w:w="4120" w:type="dxa"/>
            <w:tcBorders>
              <w:top w:val="nil"/>
              <w:left w:val="nil"/>
              <w:bottom w:val="single" w:sz="4" w:space="0" w:color="auto"/>
              <w:right w:val="single" w:sz="4" w:space="0" w:color="auto"/>
            </w:tcBorders>
            <w:shd w:val="clear" w:color="auto" w:fill="auto"/>
            <w:vAlign w:val="center"/>
            <w:hideMark/>
          </w:tcPr>
          <w:p w14:paraId="4043AD73"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Degree / °</w:t>
            </w:r>
          </w:p>
        </w:tc>
      </w:tr>
      <w:tr w:rsidR="00E76ABE" w:rsidRPr="00B93ACC" w14:paraId="5EB63CCB" w14:textId="77777777" w:rsidTr="00B93ACC">
        <w:trPr>
          <w:trHeight w:val="26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273E10" w14:textId="167971FD" w:rsidR="00E76ABE" w:rsidRPr="00B93ACC" w:rsidRDefault="0058161E" w:rsidP="00826DB0">
            <w:pPr>
              <w:spacing w:before="0"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DN</w:t>
            </w:r>
          </w:p>
        </w:tc>
        <w:tc>
          <w:tcPr>
            <w:tcW w:w="4120" w:type="dxa"/>
            <w:tcBorders>
              <w:top w:val="nil"/>
              <w:left w:val="nil"/>
              <w:bottom w:val="single" w:sz="4" w:space="0" w:color="auto"/>
              <w:right w:val="single" w:sz="4" w:space="0" w:color="auto"/>
            </w:tcBorders>
            <w:shd w:val="clear" w:color="auto" w:fill="auto"/>
            <w:vAlign w:val="center"/>
          </w:tcPr>
          <w:p w14:paraId="0184CCEC" w14:textId="5D2538D7" w:rsidR="00E76ABE" w:rsidRPr="00B93ACC" w:rsidRDefault="0058161E"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Dimension Nominal</w:t>
            </w:r>
          </w:p>
        </w:tc>
      </w:tr>
      <w:tr w:rsidR="00B93ACC" w:rsidRPr="00B93ACC" w14:paraId="65073BF3"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6C568632"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DP</w:t>
            </w:r>
          </w:p>
        </w:tc>
        <w:tc>
          <w:tcPr>
            <w:tcW w:w="4120" w:type="dxa"/>
            <w:tcBorders>
              <w:top w:val="nil"/>
              <w:left w:val="nil"/>
              <w:bottom w:val="single" w:sz="4" w:space="0" w:color="auto"/>
              <w:right w:val="single" w:sz="4" w:space="0" w:color="auto"/>
            </w:tcBorders>
            <w:shd w:val="clear" w:color="auto" w:fill="auto"/>
            <w:noWrap/>
            <w:vAlign w:val="center"/>
            <w:hideMark/>
          </w:tcPr>
          <w:p w14:paraId="4E671E6E"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Double Pole</w:t>
            </w:r>
          </w:p>
        </w:tc>
      </w:tr>
      <w:tr w:rsidR="00B93ACC" w:rsidRPr="00B93ACC" w14:paraId="62992F02"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6193B8E2"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DPDT</w:t>
            </w:r>
          </w:p>
        </w:tc>
        <w:tc>
          <w:tcPr>
            <w:tcW w:w="4120" w:type="dxa"/>
            <w:tcBorders>
              <w:top w:val="nil"/>
              <w:left w:val="nil"/>
              <w:bottom w:val="single" w:sz="4" w:space="0" w:color="auto"/>
              <w:right w:val="single" w:sz="4" w:space="0" w:color="auto"/>
            </w:tcBorders>
            <w:shd w:val="clear" w:color="auto" w:fill="auto"/>
            <w:noWrap/>
            <w:vAlign w:val="bottom"/>
            <w:hideMark/>
          </w:tcPr>
          <w:p w14:paraId="7B28AD9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Double Pole , Double Throw</w:t>
            </w:r>
          </w:p>
        </w:tc>
      </w:tr>
      <w:tr w:rsidR="00B93ACC" w:rsidRPr="00B93ACC" w14:paraId="2A55C35B"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29AD4AF3"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DPST</w:t>
            </w:r>
          </w:p>
        </w:tc>
        <w:tc>
          <w:tcPr>
            <w:tcW w:w="4120" w:type="dxa"/>
            <w:tcBorders>
              <w:top w:val="nil"/>
              <w:left w:val="nil"/>
              <w:bottom w:val="single" w:sz="4" w:space="0" w:color="auto"/>
              <w:right w:val="single" w:sz="4" w:space="0" w:color="auto"/>
            </w:tcBorders>
            <w:shd w:val="clear" w:color="auto" w:fill="auto"/>
            <w:noWrap/>
            <w:vAlign w:val="bottom"/>
            <w:hideMark/>
          </w:tcPr>
          <w:p w14:paraId="78212357" w14:textId="3F4DDDA3"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Double Pole , Single Throw</w:t>
            </w:r>
          </w:p>
        </w:tc>
      </w:tr>
      <w:tr w:rsidR="00B93ACC" w:rsidRPr="00B93ACC" w14:paraId="2581C86E"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3734528D" w14:textId="53F88F59"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w:t>
            </w:r>
            <w:r w:rsidR="004955FB">
              <w:rPr>
                <w:rFonts w:ascii="Arial" w:eastAsia="Times New Roman" w:hAnsi="Arial" w:cs="Arial"/>
                <w:color w:val="000000"/>
                <w:sz w:val="20"/>
                <w:szCs w:val="20"/>
                <w:lang w:val="en-US"/>
              </w:rPr>
              <w:t>WG</w:t>
            </w:r>
          </w:p>
        </w:tc>
        <w:tc>
          <w:tcPr>
            <w:tcW w:w="4120" w:type="dxa"/>
            <w:tcBorders>
              <w:top w:val="nil"/>
              <w:left w:val="nil"/>
              <w:bottom w:val="single" w:sz="4" w:space="0" w:color="auto"/>
              <w:right w:val="single" w:sz="4" w:space="0" w:color="auto"/>
            </w:tcBorders>
            <w:shd w:val="clear" w:color="auto" w:fill="auto"/>
            <w:noWrap/>
            <w:vAlign w:val="center"/>
            <w:hideMark/>
          </w:tcPr>
          <w:p w14:paraId="6D4FB28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Drawing</w:t>
            </w:r>
          </w:p>
        </w:tc>
      </w:tr>
      <w:tr w:rsidR="00B93ACC" w:rsidRPr="00B93ACC" w14:paraId="29D43EA9"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EF2EB84" w14:textId="01A03BAD"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w:t>
            </w:r>
            <w:r w:rsidR="004955FB">
              <w:rPr>
                <w:rFonts w:ascii="Arial" w:eastAsia="Times New Roman" w:hAnsi="Arial" w:cs="Arial"/>
                <w:color w:val="000000"/>
                <w:sz w:val="20"/>
                <w:szCs w:val="20"/>
                <w:lang w:val="en-US"/>
              </w:rPr>
              <w:t>UPL</w:t>
            </w:r>
          </w:p>
        </w:tc>
        <w:tc>
          <w:tcPr>
            <w:tcW w:w="4120" w:type="dxa"/>
            <w:tcBorders>
              <w:top w:val="nil"/>
              <w:left w:val="nil"/>
              <w:bottom w:val="single" w:sz="4" w:space="0" w:color="auto"/>
              <w:right w:val="single" w:sz="4" w:space="0" w:color="auto"/>
            </w:tcBorders>
            <w:shd w:val="clear" w:color="auto" w:fill="auto"/>
            <w:noWrap/>
            <w:vAlign w:val="center"/>
            <w:hideMark/>
          </w:tcPr>
          <w:p w14:paraId="484212B3"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Duplicate</w:t>
            </w:r>
          </w:p>
        </w:tc>
      </w:tr>
      <w:tr w:rsidR="00B57F5F" w:rsidRPr="00B93ACC" w14:paraId="152057E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1307D269" w14:textId="7B1E165D" w:rsidR="00B57F5F" w:rsidRDefault="00B57F5F" w:rsidP="004955FB">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E</w:t>
            </w:r>
            <w:r w:rsidR="004955FB">
              <w:rPr>
                <w:rFonts w:ascii="Arial" w:eastAsia="Times New Roman" w:hAnsi="Arial" w:cs="Arial"/>
                <w:color w:val="000000"/>
                <w:sz w:val="20"/>
                <w:szCs w:val="20"/>
                <w:lang w:val="en-US"/>
              </w:rPr>
              <w:t>LECMAG</w:t>
            </w:r>
          </w:p>
        </w:tc>
        <w:tc>
          <w:tcPr>
            <w:tcW w:w="4120" w:type="dxa"/>
            <w:tcBorders>
              <w:top w:val="nil"/>
              <w:left w:val="nil"/>
              <w:bottom w:val="single" w:sz="4" w:space="0" w:color="auto"/>
              <w:right w:val="single" w:sz="4" w:space="0" w:color="auto"/>
            </w:tcBorders>
            <w:shd w:val="clear" w:color="auto" w:fill="auto"/>
            <w:vAlign w:val="center"/>
          </w:tcPr>
          <w:p w14:paraId="2E1FCDA1" w14:textId="2676E573" w:rsidR="00B57F5F"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Electromagnetic</w:t>
            </w:r>
          </w:p>
        </w:tc>
      </w:tr>
      <w:tr w:rsidR="00827619" w:rsidRPr="00B93ACC" w14:paraId="55FFF642"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7B3AB6B6" w14:textId="32136BE1" w:rsidR="00827619" w:rsidRPr="00B93ACC" w:rsidRDefault="00827619"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ES</w:t>
            </w:r>
          </w:p>
        </w:tc>
        <w:tc>
          <w:tcPr>
            <w:tcW w:w="4120" w:type="dxa"/>
            <w:tcBorders>
              <w:top w:val="nil"/>
              <w:left w:val="nil"/>
              <w:bottom w:val="single" w:sz="4" w:space="0" w:color="auto"/>
              <w:right w:val="single" w:sz="4" w:space="0" w:color="auto"/>
            </w:tcBorders>
            <w:shd w:val="clear" w:color="auto" w:fill="auto"/>
            <w:vAlign w:val="center"/>
          </w:tcPr>
          <w:p w14:paraId="1680606D" w14:textId="4FEEFAA0" w:rsidR="00827619" w:rsidRPr="00B93ACC" w:rsidRDefault="00827619"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Edison Screw (lamp)</w:t>
            </w:r>
          </w:p>
        </w:tc>
      </w:tr>
      <w:tr w:rsidR="00B93ACC" w:rsidRPr="00B93ACC" w14:paraId="6A2A530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E74A6DF"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w:t>
            </w:r>
          </w:p>
        </w:tc>
        <w:tc>
          <w:tcPr>
            <w:tcW w:w="4120" w:type="dxa"/>
            <w:tcBorders>
              <w:top w:val="nil"/>
              <w:left w:val="nil"/>
              <w:bottom w:val="single" w:sz="4" w:space="0" w:color="auto"/>
              <w:right w:val="single" w:sz="4" w:space="0" w:color="auto"/>
            </w:tcBorders>
            <w:shd w:val="clear" w:color="auto" w:fill="auto"/>
            <w:vAlign w:val="center"/>
            <w:hideMark/>
          </w:tcPr>
          <w:p w14:paraId="6C328BCE"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Farad</w:t>
            </w:r>
          </w:p>
        </w:tc>
      </w:tr>
      <w:tr w:rsidR="006C0A76" w:rsidRPr="00B93ACC" w14:paraId="22E26E2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221EA1D5" w14:textId="7FDEF307" w:rsidR="006C0A76" w:rsidRPr="00B93ACC" w:rsidRDefault="006C0A7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FF</w:t>
            </w:r>
          </w:p>
        </w:tc>
        <w:tc>
          <w:tcPr>
            <w:tcW w:w="4120" w:type="dxa"/>
            <w:tcBorders>
              <w:top w:val="nil"/>
              <w:left w:val="nil"/>
              <w:bottom w:val="single" w:sz="4" w:space="0" w:color="auto"/>
              <w:right w:val="single" w:sz="4" w:space="0" w:color="auto"/>
            </w:tcBorders>
            <w:shd w:val="clear" w:color="auto" w:fill="auto"/>
            <w:vAlign w:val="center"/>
          </w:tcPr>
          <w:p w14:paraId="0C3330C3" w14:textId="267E3682" w:rsidR="006C0A76" w:rsidRPr="00B93ACC" w:rsidRDefault="006C0A7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Flat Face</w:t>
            </w:r>
          </w:p>
        </w:tc>
      </w:tr>
      <w:tr w:rsidR="00B93ACC" w:rsidRPr="00B93ACC" w14:paraId="24F7DD1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0AB2F5D" w14:textId="3D86C94E" w:rsidR="00B93ACC" w:rsidRPr="00B93ACC" w:rsidRDefault="004955FB" w:rsidP="004955FB">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FL OZ</w:t>
            </w:r>
          </w:p>
        </w:tc>
        <w:tc>
          <w:tcPr>
            <w:tcW w:w="4120" w:type="dxa"/>
            <w:tcBorders>
              <w:top w:val="nil"/>
              <w:left w:val="nil"/>
              <w:bottom w:val="single" w:sz="4" w:space="0" w:color="auto"/>
              <w:right w:val="single" w:sz="4" w:space="0" w:color="auto"/>
            </w:tcBorders>
            <w:shd w:val="clear" w:color="auto" w:fill="auto"/>
            <w:vAlign w:val="center"/>
            <w:hideMark/>
          </w:tcPr>
          <w:p w14:paraId="0244D04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Fluid ounce</w:t>
            </w:r>
          </w:p>
        </w:tc>
      </w:tr>
      <w:tr w:rsidR="00B93ACC" w:rsidRPr="00B93ACC" w14:paraId="160F098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3EA4B6C" w14:textId="76E57F5D"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FT LBS</w:t>
            </w:r>
          </w:p>
        </w:tc>
        <w:tc>
          <w:tcPr>
            <w:tcW w:w="4120" w:type="dxa"/>
            <w:tcBorders>
              <w:top w:val="nil"/>
              <w:left w:val="nil"/>
              <w:bottom w:val="single" w:sz="4" w:space="0" w:color="auto"/>
              <w:right w:val="single" w:sz="4" w:space="0" w:color="auto"/>
            </w:tcBorders>
            <w:shd w:val="clear" w:color="auto" w:fill="auto"/>
            <w:vAlign w:val="center"/>
            <w:hideMark/>
          </w:tcPr>
          <w:p w14:paraId="5E5C4D51" w14:textId="5D53FE4E"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Foot</w:t>
            </w:r>
            <w:r w:rsidR="004955FB">
              <w:rPr>
                <w:rFonts w:ascii="Arial" w:eastAsia="Times New Roman" w:hAnsi="Arial" w:cs="Arial"/>
                <w:color w:val="000000"/>
                <w:sz w:val="20"/>
                <w:szCs w:val="20"/>
                <w:lang w:val="en-US"/>
              </w:rPr>
              <w:t xml:space="preserve"> </w:t>
            </w:r>
            <w:r w:rsidRPr="00B93ACC">
              <w:rPr>
                <w:rFonts w:ascii="Arial" w:eastAsia="Times New Roman" w:hAnsi="Arial" w:cs="Arial"/>
                <w:color w:val="000000"/>
                <w:sz w:val="20"/>
                <w:szCs w:val="20"/>
                <w:lang w:val="en-US"/>
              </w:rPr>
              <w:t>Pound</w:t>
            </w:r>
          </w:p>
        </w:tc>
      </w:tr>
      <w:tr w:rsidR="00B93ACC" w:rsidRPr="00B93ACC" w14:paraId="6E85AF09"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59ED1F23" w14:textId="7A4FE959"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F</w:t>
            </w:r>
            <w:r w:rsidR="004955FB">
              <w:rPr>
                <w:rFonts w:ascii="Arial" w:eastAsia="Times New Roman" w:hAnsi="Arial" w:cs="Arial"/>
                <w:color w:val="000000"/>
                <w:sz w:val="20"/>
                <w:szCs w:val="20"/>
                <w:lang w:val="en-US"/>
              </w:rPr>
              <w:t>R</w:t>
            </w:r>
          </w:p>
        </w:tc>
        <w:tc>
          <w:tcPr>
            <w:tcW w:w="4120" w:type="dxa"/>
            <w:tcBorders>
              <w:top w:val="nil"/>
              <w:left w:val="nil"/>
              <w:bottom w:val="single" w:sz="4" w:space="0" w:color="auto"/>
              <w:right w:val="single" w:sz="4" w:space="0" w:color="auto"/>
            </w:tcBorders>
            <w:shd w:val="clear" w:color="auto" w:fill="auto"/>
            <w:noWrap/>
            <w:vAlign w:val="center"/>
            <w:hideMark/>
          </w:tcPr>
          <w:p w14:paraId="78D06A2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Front</w:t>
            </w:r>
          </w:p>
        </w:tc>
      </w:tr>
      <w:tr w:rsidR="00B57F5F" w:rsidRPr="00B93ACC" w14:paraId="48257B2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457030A8" w14:textId="66B7F490" w:rsidR="00B57F5F"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H</w:t>
            </w:r>
            <w:r w:rsidR="004955FB">
              <w:rPr>
                <w:rFonts w:ascii="Arial" w:eastAsia="Times New Roman" w:hAnsi="Arial" w:cs="Arial"/>
                <w:color w:val="000000"/>
                <w:sz w:val="20"/>
                <w:szCs w:val="20"/>
                <w:lang w:val="en-US"/>
              </w:rPr>
              <w:t>D</w:t>
            </w:r>
          </w:p>
        </w:tc>
        <w:tc>
          <w:tcPr>
            <w:tcW w:w="4120" w:type="dxa"/>
            <w:tcBorders>
              <w:top w:val="nil"/>
              <w:left w:val="nil"/>
              <w:bottom w:val="single" w:sz="4" w:space="0" w:color="auto"/>
              <w:right w:val="single" w:sz="4" w:space="0" w:color="auto"/>
            </w:tcBorders>
            <w:shd w:val="clear" w:color="auto" w:fill="auto"/>
            <w:vAlign w:val="center"/>
          </w:tcPr>
          <w:p w14:paraId="7C078926" w14:textId="09BFD869" w:rsidR="00B57F5F"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Head</w:t>
            </w:r>
          </w:p>
        </w:tc>
      </w:tr>
      <w:tr w:rsidR="00B57F5F" w:rsidRPr="00B93ACC" w14:paraId="5E5EFA3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32418F85" w14:textId="3A2E349F" w:rsidR="00B57F5F"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H</w:t>
            </w:r>
            <w:r w:rsidR="004955FB">
              <w:rPr>
                <w:rFonts w:ascii="Arial" w:eastAsia="Times New Roman" w:hAnsi="Arial" w:cs="Arial"/>
                <w:color w:val="000000"/>
                <w:sz w:val="20"/>
                <w:szCs w:val="20"/>
                <w:lang w:val="en-US"/>
              </w:rPr>
              <w:t>RS</w:t>
            </w:r>
          </w:p>
        </w:tc>
        <w:tc>
          <w:tcPr>
            <w:tcW w:w="4120" w:type="dxa"/>
            <w:tcBorders>
              <w:top w:val="nil"/>
              <w:left w:val="nil"/>
              <w:bottom w:val="single" w:sz="4" w:space="0" w:color="auto"/>
              <w:right w:val="single" w:sz="4" w:space="0" w:color="auto"/>
            </w:tcBorders>
            <w:shd w:val="clear" w:color="auto" w:fill="auto"/>
            <w:vAlign w:val="center"/>
          </w:tcPr>
          <w:p w14:paraId="182BAB80" w14:textId="331610CF" w:rsidR="00B57F5F"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Hours</w:t>
            </w:r>
          </w:p>
        </w:tc>
      </w:tr>
      <w:tr w:rsidR="00B57F5F" w:rsidRPr="00B93ACC" w14:paraId="1D2C888D"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7766E42A" w14:textId="7C06DE32"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lastRenderedPageBreak/>
              <w:t>H</w:t>
            </w:r>
            <w:r w:rsidR="004955FB">
              <w:rPr>
                <w:rFonts w:ascii="Arial" w:eastAsia="Times New Roman" w:hAnsi="Arial" w:cs="Arial"/>
                <w:color w:val="000000"/>
                <w:sz w:val="20"/>
                <w:szCs w:val="20"/>
                <w:lang w:val="en-US"/>
              </w:rPr>
              <w:t>YDR</w:t>
            </w:r>
          </w:p>
        </w:tc>
        <w:tc>
          <w:tcPr>
            <w:tcW w:w="4120" w:type="dxa"/>
            <w:tcBorders>
              <w:top w:val="nil"/>
              <w:left w:val="nil"/>
              <w:bottom w:val="single" w:sz="4" w:space="0" w:color="auto"/>
              <w:right w:val="single" w:sz="4" w:space="0" w:color="auto"/>
            </w:tcBorders>
            <w:shd w:val="clear" w:color="auto" w:fill="auto"/>
            <w:vAlign w:val="center"/>
          </w:tcPr>
          <w:p w14:paraId="414C0A1B" w14:textId="0C4A163F" w:rsidR="00B57F5F"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Hydraulic</w:t>
            </w:r>
          </w:p>
        </w:tc>
      </w:tr>
      <w:tr w:rsidR="00B93ACC" w:rsidRPr="00B93ACC" w14:paraId="1AD2865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998EE1F"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G</w:t>
            </w:r>
          </w:p>
        </w:tc>
        <w:tc>
          <w:tcPr>
            <w:tcW w:w="4120" w:type="dxa"/>
            <w:tcBorders>
              <w:top w:val="nil"/>
              <w:left w:val="nil"/>
              <w:bottom w:val="single" w:sz="4" w:space="0" w:color="auto"/>
              <w:right w:val="single" w:sz="4" w:space="0" w:color="auto"/>
            </w:tcBorders>
            <w:shd w:val="clear" w:color="auto" w:fill="auto"/>
            <w:vAlign w:val="center"/>
            <w:hideMark/>
          </w:tcPr>
          <w:p w14:paraId="1AF3ECD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Gauss</w:t>
            </w:r>
          </w:p>
        </w:tc>
      </w:tr>
      <w:tr w:rsidR="00B93ACC" w:rsidRPr="00B93ACC" w14:paraId="1040545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978B051" w14:textId="2E872BA3"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G</w:t>
            </w:r>
            <w:r w:rsidR="004955FB">
              <w:rPr>
                <w:rFonts w:ascii="Arial" w:eastAsia="Times New Roman" w:hAnsi="Arial" w:cs="Arial"/>
                <w:color w:val="000000"/>
                <w:sz w:val="20"/>
                <w:szCs w:val="20"/>
                <w:lang w:val="en-US"/>
              </w:rPr>
              <w:t>R</w:t>
            </w:r>
          </w:p>
        </w:tc>
        <w:tc>
          <w:tcPr>
            <w:tcW w:w="4120" w:type="dxa"/>
            <w:tcBorders>
              <w:top w:val="nil"/>
              <w:left w:val="nil"/>
              <w:bottom w:val="single" w:sz="4" w:space="0" w:color="auto"/>
              <w:right w:val="single" w:sz="4" w:space="0" w:color="auto"/>
            </w:tcBorders>
            <w:shd w:val="clear" w:color="auto" w:fill="auto"/>
            <w:noWrap/>
            <w:vAlign w:val="center"/>
            <w:hideMark/>
          </w:tcPr>
          <w:p w14:paraId="4610DECE"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Grade (material)</w:t>
            </w:r>
          </w:p>
        </w:tc>
      </w:tr>
      <w:tr w:rsidR="008E48B6" w:rsidRPr="00B93ACC" w14:paraId="7EDB989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2BA86A41" w14:textId="34ED368E" w:rsidR="008E48B6" w:rsidRPr="00B93ACC"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GES</w:t>
            </w:r>
          </w:p>
        </w:tc>
        <w:tc>
          <w:tcPr>
            <w:tcW w:w="4120" w:type="dxa"/>
            <w:tcBorders>
              <w:top w:val="nil"/>
              <w:left w:val="nil"/>
              <w:bottom w:val="single" w:sz="4" w:space="0" w:color="auto"/>
              <w:right w:val="single" w:sz="4" w:space="0" w:color="auto"/>
            </w:tcBorders>
            <w:shd w:val="clear" w:color="auto" w:fill="auto"/>
            <w:noWrap/>
            <w:vAlign w:val="center"/>
          </w:tcPr>
          <w:p w14:paraId="7701104F" w14:textId="48C2BE91" w:rsidR="008E48B6" w:rsidRPr="00B93ACC"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Giant Edison Screw (lamp)</w:t>
            </w:r>
          </w:p>
        </w:tc>
      </w:tr>
      <w:tr w:rsidR="00B93ACC" w:rsidRPr="00B93ACC" w14:paraId="41BA41D3"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C651C04" w14:textId="12A1CF4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H</w:t>
            </w:r>
            <w:r w:rsidR="004955FB">
              <w:rPr>
                <w:rFonts w:ascii="Arial" w:eastAsia="Times New Roman" w:hAnsi="Arial" w:cs="Arial"/>
                <w:color w:val="000000"/>
                <w:sz w:val="20"/>
                <w:szCs w:val="20"/>
                <w:lang w:val="en-US"/>
              </w:rPr>
              <w:t>EX</w:t>
            </w:r>
          </w:p>
        </w:tc>
        <w:tc>
          <w:tcPr>
            <w:tcW w:w="4120" w:type="dxa"/>
            <w:tcBorders>
              <w:top w:val="nil"/>
              <w:left w:val="nil"/>
              <w:bottom w:val="single" w:sz="4" w:space="0" w:color="auto"/>
              <w:right w:val="single" w:sz="4" w:space="0" w:color="auto"/>
            </w:tcBorders>
            <w:shd w:val="clear" w:color="auto" w:fill="auto"/>
            <w:noWrap/>
            <w:vAlign w:val="center"/>
            <w:hideMark/>
          </w:tcPr>
          <w:p w14:paraId="6DF09613" w14:textId="77C07081"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Hexagon/</w:t>
            </w:r>
            <w:r w:rsidR="002D187A" w:rsidRPr="00B93ACC">
              <w:rPr>
                <w:rFonts w:ascii="Arial" w:eastAsia="Times New Roman" w:hAnsi="Arial" w:cs="Arial"/>
                <w:color w:val="000000"/>
                <w:sz w:val="20"/>
                <w:szCs w:val="20"/>
                <w:lang w:val="en-US"/>
              </w:rPr>
              <w:t>Hexagonal</w:t>
            </w:r>
          </w:p>
        </w:tc>
      </w:tr>
      <w:tr w:rsidR="00B93ACC" w:rsidRPr="00B93ACC" w14:paraId="07BC777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217C1D49"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HPS</w:t>
            </w:r>
          </w:p>
        </w:tc>
        <w:tc>
          <w:tcPr>
            <w:tcW w:w="4120" w:type="dxa"/>
            <w:tcBorders>
              <w:top w:val="nil"/>
              <w:left w:val="nil"/>
              <w:bottom w:val="single" w:sz="4" w:space="0" w:color="auto"/>
              <w:right w:val="single" w:sz="4" w:space="0" w:color="auto"/>
            </w:tcBorders>
            <w:shd w:val="clear" w:color="auto" w:fill="auto"/>
            <w:noWrap/>
            <w:vAlign w:val="center"/>
            <w:hideMark/>
          </w:tcPr>
          <w:p w14:paraId="317C46F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High Pressure Sodium</w:t>
            </w:r>
          </w:p>
        </w:tc>
      </w:tr>
      <w:tr w:rsidR="00B93ACC" w:rsidRPr="00B93ACC" w14:paraId="003390ED"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43EAC26" w14:textId="6499A012"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IMP</w:t>
            </w:r>
          </w:p>
        </w:tc>
        <w:tc>
          <w:tcPr>
            <w:tcW w:w="4120" w:type="dxa"/>
            <w:tcBorders>
              <w:top w:val="nil"/>
              <w:left w:val="nil"/>
              <w:bottom w:val="single" w:sz="4" w:space="0" w:color="auto"/>
              <w:right w:val="single" w:sz="4" w:space="0" w:color="auto"/>
            </w:tcBorders>
            <w:shd w:val="clear" w:color="auto" w:fill="auto"/>
            <w:vAlign w:val="center"/>
            <w:hideMark/>
          </w:tcPr>
          <w:p w14:paraId="535F0AF1"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Impulse</w:t>
            </w:r>
          </w:p>
        </w:tc>
      </w:tr>
      <w:tr w:rsidR="00B93ACC" w:rsidRPr="00B93ACC" w14:paraId="4FC2020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54B919D"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J</w:t>
            </w:r>
          </w:p>
        </w:tc>
        <w:tc>
          <w:tcPr>
            <w:tcW w:w="4120" w:type="dxa"/>
            <w:tcBorders>
              <w:top w:val="nil"/>
              <w:left w:val="nil"/>
              <w:bottom w:val="single" w:sz="4" w:space="0" w:color="auto"/>
              <w:right w:val="single" w:sz="4" w:space="0" w:color="auto"/>
            </w:tcBorders>
            <w:shd w:val="clear" w:color="auto" w:fill="auto"/>
            <w:vAlign w:val="center"/>
            <w:hideMark/>
          </w:tcPr>
          <w:p w14:paraId="4F1E12B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Joule</w:t>
            </w:r>
          </w:p>
        </w:tc>
      </w:tr>
      <w:tr w:rsidR="00B93ACC" w:rsidRPr="00B93ACC" w14:paraId="2385987E"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0D49BCF" w14:textId="749EC51A"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K</w:t>
            </w:r>
            <w:r w:rsidR="00B93ACC" w:rsidRPr="00B93ACC">
              <w:rPr>
                <w:rFonts w:ascii="Arial" w:eastAsia="Times New Roman" w:hAnsi="Arial" w:cs="Arial"/>
                <w:color w:val="000000"/>
                <w:sz w:val="20"/>
                <w:szCs w:val="20"/>
                <w:lang w:val="en-US"/>
              </w:rPr>
              <w:t>J</w:t>
            </w:r>
          </w:p>
        </w:tc>
        <w:tc>
          <w:tcPr>
            <w:tcW w:w="4120" w:type="dxa"/>
            <w:tcBorders>
              <w:top w:val="nil"/>
              <w:left w:val="nil"/>
              <w:bottom w:val="single" w:sz="4" w:space="0" w:color="auto"/>
              <w:right w:val="single" w:sz="4" w:space="0" w:color="auto"/>
            </w:tcBorders>
            <w:shd w:val="clear" w:color="auto" w:fill="auto"/>
            <w:vAlign w:val="center"/>
            <w:hideMark/>
          </w:tcPr>
          <w:p w14:paraId="576A492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Kilojoule</w:t>
            </w:r>
          </w:p>
        </w:tc>
      </w:tr>
      <w:tr w:rsidR="00B93ACC" w:rsidRPr="00B93ACC" w14:paraId="0D05907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9DE8864" w14:textId="09FC6C3C"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L</w:t>
            </w:r>
            <w:r w:rsidR="004955FB">
              <w:rPr>
                <w:rFonts w:ascii="Arial" w:eastAsia="Times New Roman" w:hAnsi="Arial" w:cs="Arial"/>
                <w:color w:val="000000"/>
                <w:sz w:val="20"/>
                <w:szCs w:val="20"/>
                <w:lang w:val="en-US"/>
              </w:rPr>
              <w:t>H</w:t>
            </w:r>
          </w:p>
        </w:tc>
        <w:tc>
          <w:tcPr>
            <w:tcW w:w="4120" w:type="dxa"/>
            <w:tcBorders>
              <w:top w:val="nil"/>
              <w:left w:val="nil"/>
              <w:bottom w:val="single" w:sz="4" w:space="0" w:color="auto"/>
              <w:right w:val="single" w:sz="4" w:space="0" w:color="auto"/>
            </w:tcBorders>
            <w:shd w:val="clear" w:color="auto" w:fill="auto"/>
            <w:vAlign w:val="center"/>
            <w:hideMark/>
          </w:tcPr>
          <w:p w14:paraId="69235F22"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Left Hand</w:t>
            </w:r>
          </w:p>
        </w:tc>
      </w:tr>
      <w:tr w:rsidR="00B57F5F" w:rsidRPr="00B93ACC" w14:paraId="2C2BDA2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26C42585" w14:textId="33D101F4"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w:t>
            </w:r>
            <w:r w:rsidR="004955FB">
              <w:rPr>
                <w:rFonts w:ascii="Arial" w:eastAsia="Times New Roman" w:hAnsi="Arial" w:cs="Arial"/>
                <w:color w:val="000000"/>
                <w:sz w:val="20"/>
                <w:szCs w:val="20"/>
                <w:lang w:val="en-US"/>
              </w:rPr>
              <w:t>BS</w:t>
            </w:r>
          </w:p>
        </w:tc>
        <w:tc>
          <w:tcPr>
            <w:tcW w:w="4120" w:type="dxa"/>
            <w:tcBorders>
              <w:top w:val="nil"/>
              <w:left w:val="nil"/>
              <w:bottom w:val="single" w:sz="4" w:space="0" w:color="auto"/>
              <w:right w:val="single" w:sz="4" w:space="0" w:color="auto"/>
            </w:tcBorders>
            <w:shd w:val="clear" w:color="auto" w:fill="auto"/>
            <w:vAlign w:val="center"/>
          </w:tcPr>
          <w:p w14:paraId="4DE02D04" w14:textId="3EA9C0EB" w:rsidR="00B57F5F"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Pound</w:t>
            </w:r>
          </w:p>
        </w:tc>
      </w:tr>
      <w:tr w:rsidR="00B93ACC" w:rsidRPr="00B93ACC" w14:paraId="6EBBD75D"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983FB66" w14:textId="0D2FB0A9"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LM</w:t>
            </w:r>
          </w:p>
        </w:tc>
        <w:tc>
          <w:tcPr>
            <w:tcW w:w="4120" w:type="dxa"/>
            <w:tcBorders>
              <w:top w:val="nil"/>
              <w:left w:val="nil"/>
              <w:bottom w:val="single" w:sz="4" w:space="0" w:color="auto"/>
              <w:right w:val="single" w:sz="4" w:space="0" w:color="auto"/>
            </w:tcBorders>
            <w:shd w:val="clear" w:color="auto" w:fill="auto"/>
            <w:vAlign w:val="center"/>
            <w:hideMark/>
          </w:tcPr>
          <w:p w14:paraId="47504D8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Lumen</w:t>
            </w:r>
          </w:p>
        </w:tc>
      </w:tr>
      <w:tr w:rsidR="008E48B6" w:rsidRPr="00B93ACC" w14:paraId="1244DA7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0F968507" w14:textId="75D32409" w:rsidR="008E48B6" w:rsidRPr="00B93ACC"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LES</w:t>
            </w:r>
          </w:p>
        </w:tc>
        <w:tc>
          <w:tcPr>
            <w:tcW w:w="4120" w:type="dxa"/>
            <w:tcBorders>
              <w:top w:val="nil"/>
              <w:left w:val="nil"/>
              <w:bottom w:val="single" w:sz="4" w:space="0" w:color="auto"/>
              <w:right w:val="single" w:sz="4" w:space="0" w:color="auto"/>
            </w:tcBorders>
            <w:shd w:val="clear" w:color="auto" w:fill="auto"/>
            <w:vAlign w:val="center"/>
          </w:tcPr>
          <w:p w14:paraId="1C7A1358" w14:textId="28332BA4" w:rsidR="008E48B6" w:rsidRPr="00B93ACC"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Lilliput Edison Screw (lamp)</w:t>
            </w:r>
          </w:p>
        </w:tc>
      </w:tr>
      <w:tr w:rsidR="00F91C00" w:rsidRPr="00B93ACC" w14:paraId="286A6873"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01CBA7B1" w14:textId="3B8F3E69" w:rsidR="00F91C00" w:rsidRPr="00B93ACC" w:rsidRDefault="00F91C0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LDR</w:t>
            </w:r>
          </w:p>
        </w:tc>
        <w:tc>
          <w:tcPr>
            <w:tcW w:w="4120" w:type="dxa"/>
            <w:tcBorders>
              <w:top w:val="nil"/>
              <w:left w:val="nil"/>
              <w:bottom w:val="single" w:sz="4" w:space="0" w:color="auto"/>
              <w:right w:val="single" w:sz="4" w:space="0" w:color="auto"/>
            </w:tcBorders>
            <w:shd w:val="clear" w:color="auto" w:fill="auto"/>
            <w:vAlign w:val="center"/>
          </w:tcPr>
          <w:p w14:paraId="7CECEDC4" w14:textId="1E1A5BF1" w:rsidR="00F91C00" w:rsidRPr="00B93ACC" w:rsidRDefault="00F91C00"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Light Dependent (Resistor)</w:t>
            </w:r>
          </w:p>
        </w:tc>
      </w:tr>
      <w:tr w:rsidR="00B93ACC" w:rsidRPr="00B93ACC" w14:paraId="508C622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741ED04" w14:textId="79990601"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LUX</w:t>
            </w:r>
          </w:p>
        </w:tc>
        <w:tc>
          <w:tcPr>
            <w:tcW w:w="4120" w:type="dxa"/>
            <w:tcBorders>
              <w:top w:val="nil"/>
              <w:left w:val="nil"/>
              <w:bottom w:val="single" w:sz="4" w:space="0" w:color="auto"/>
              <w:right w:val="single" w:sz="4" w:space="0" w:color="auto"/>
            </w:tcBorders>
            <w:shd w:val="clear" w:color="auto" w:fill="auto"/>
            <w:vAlign w:val="center"/>
            <w:hideMark/>
          </w:tcPr>
          <w:p w14:paraId="772E9162"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Lux</w:t>
            </w:r>
          </w:p>
        </w:tc>
      </w:tr>
      <w:tr w:rsidR="00B93ACC" w:rsidRPr="00B93ACC" w14:paraId="7DED0DC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49D337A"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w:t>
            </w:r>
          </w:p>
        </w:tc>
        <w:tc>
          <w:tcPr>
            <w:tcW w:w="4120" w:type="dxa"/>
            <w:tcBorders>
              <w:top w:val="nil"/>
              <w:left w:val="nil"/>
              <w:bottom w:val="single" w:sz="4" w:space="0" w:color="auto"/>
              <w:right w:val="single" w:sz="4" w:space="0" w:color="auto"/>
            </w:tcBorders>
            <w:shd w:val="clear" w:color="auto" w:fill="auto"/>
            <w:vAlign w:val="center"/>
            <w:hideMark/>
          </w:tcPr>
          <w:p w14:paraId="0DCC9E9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Male</w:t>
            </w:r>
          </w:p>
        </w:tc>
      </w:tr>
      <w:tr w:rsidR="00B93ACC" w:rsidRPr="00B93ACC" w14:paraId="2783492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0A37507C" w14:textId="7E88408E"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NFR</w:t>
            </w:r>
          </w:p>
        </w:tc>
        <w:tc>
          <w:tcPr>
            <w:tcW w:w="4120" w:type="dxa"/>
            <w:tcBorders>
              <w:top w:val="nil"/>
              <w:left w:val="nil"/>
              <w:bottom w:val="single" w:sz="4" w:space="0" w:color="auto"/>
              <w:right w:val="single" w:sz="4" w:space="0" w:color="auto"/>
            </w:tcBorders>
            <w:shd w:val="clear" w:color="auto" w:fill="auto"/>
            <w:noWrap/>
            <w:vAlign w:val="center"/>
            <w:hideMark/>
          </w:tcPr>
          <w:p w14:paraId="071764D1"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Manufacturer</w:t>
            </w:r>
          </w:p>
        </w:tc>
      </w:tr>
      <w:tr w:rsidR="00B93ACC" w:rsidRPr="00B93ACC" w14:paraId="71CB769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299D227" w14:textId="4C2192E1"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AX</w:t>
            </w:r>
          </w:p>
        </w:tc>
        <w:tc>
          <w:tcPr>
            <w:tcW w:w="4120" w:type="dxa"/>
            <w:tcBorders>
              <w:top w:val="nil"/>
              <w:left w:val="nil"/>
              <w:bottom w:val="single" w:sz="4" w:space="0" w:color="auto"/>
              <w:right w:val="single" w:sz="4" w:space="0" w:color="auto"/>
            </w:tcBorders>
            <w:shd w:val="clear" w:color="auto" w:fill="auto"/>
            <w:noWrap/>
            <w:vAlign w:val="center"/>
            <w:hideMark/>
          </w:tcPr>
          <w:p w14:paraId="1220077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Maximum</w:t>
            </w:r>
          </w:p>
        </w:tc>
      </w:tr>
      <w:tr w:rsidR="00B93ACC" w:rsidRPr="00B93ACC" w14:paraId="723C518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5922DB8" w14:textId="3F0C8EFD" w:rsidR="00B93ACC"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FD</w:t>
            </w:r>
          </w:p>
        </w:tc>
        <w:tc>
          <w:tcPr>
            <w:tcW w:w="4120" w:type="dxa"/>
            <w:tcBorders>
              <w:top w:val="nil"/>
              <w:left w:val="nil"/>
              <w:bottom w:val="single" w:sz="4" w:space="0" w:color="auto"/>
              <w:right w:val="single" w:sz="4" w:space="0" w:color="auto"/>
            </w:tcBorders>
            <w:shd w:val="clear" w:color="auto" w:fill="auto"/>
            <w:vAlign w:val="center"/>
            <w:hideMark/>
          </w:tcPr>
          <w:p w14:paraId="73F0A6CF" w14:textId="1CCD43C5" w:rsidR="00B93ACC"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Microfarad</w:t>
            </w:r>
          </w:p>
        </w:tc>
      </w:tr>
      <w:tr w:rsidR="008E48B6" w:rsidRPr="00B93ACC" w14:paraId="7F8C6A7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696F77EB" w14:textId="2516A50B" w:rsidR="008E48B6"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MBC</w:t>
            </w:r>
          </w:p>
        </w:tc>
        <w:tc>
          <w:tcPr>
            <w:tcW w:w="4120" w:type="dxa"/>
            <w:tcBorders>
              <w:top w:val="nil"/>
              <w:left w:val="nil"/>
              <w:bottom w:val="single" w:sz="4" w:space="0" w:color="auto"/>
              <w:right w:val="single" w:sz="4" w:space="0" w:color="auto"/>
            </w:tcBorders>
            <w:shd w:val="clear" w:color="auto" w:fill="auto"/>
            <w:vAlign w:val="center"/>
          </w:tcPr>
          <w:p w14:paraId="74586E4D" w14:textId="75CD9126" w:rsidR="008E48B6" w:rsidRDefault="00F91C00" w:rsidP="00F91C00">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 xml:space="preserve">Miniature Bayonet Cap </w:t>
            </w:r>
          </w:p>
        </w:tc>
      </w:tr>
      <w:tr w:rsidR="008E48B6" w:rsidRPr="00B93ACC" w14:paraId="0D05F315" w14:textId="77777777" w:rsidTr="00826DB0">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142DEB1D" w14:textId="7852CD70" w:rsidR="008E48B6" w:rsidRPr="00B93ACC"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MES</w:t>
            </w:r>
          </w:p>
        </w:tc>
        <w:tc>
          <w:tcPr>
            <w:tcW w:w="4120" w:type="dxa"/>
            <w:tcBorders>
              <w:top w:val="nil"/>
              <w:left w:val="nil"/>
              <w:bottom w:val="single" w:sz="4" w:space="0" w:color="auto"/>
              <w:right w:val="single" w:sz="4" w:space="0" w:color="auto"/>
            </w:tcBorders>
            <w:shd w:val="clear" w:color="auto" w:fill="auto"/>
            <w:vAlign w:val="center"/>
          </w:tcPr>
          <w:p w14:paraId="40A174AD" w14:textId="3499AEB0" w:rsidR="008E48B6" w:rsidRPr="00B93ACC"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Miniature Edison Screw (lamp)</w:t>
            </w:r>
          </w:p>
        </w:tc>
      </w:tr>
      <w:tr w:rsidR="00B93ACC" w:rsidRPr="00B93ACC" w14:paraId="4E843332" w14:textId="77777777" w:rsidTr="00826DB0">
        <w:trPr>
          <w:trHeight w:val="260"/>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08B7A" w14:textId="5FD6642A"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MW</w:t>
            </w:r>
            <w:r w:rsidR="004955FB">
              <w:rPr>
                <w:rFonts w:ascii="Arial" w:eastAsia="Times New Roman" w:hAnsi="Arial" w:cs="Arial"/>
                <w:color w:val="000000"/>
                <w:sz w:val="20"/>
                <w:szCs w:val="20"/>
                <w:lang w:val="en-US"/>
              </w:rPr>
              <w:t xml:space="preserve"> HR</w:t>
            </w:r>
          </w:p>
        </w:tc>
        <w:tc>
          <w:tcPr>
            <w:tcW w:w="41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37C4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Megawatt hour</w:t>
            </w:r>
          </w:p>
        </w:tc>
      </w:tr>
      <w:tr w:rsidR="00A5160E" w:rsidRPr="00B93ACC" w14:paraId="757F9C6E" w14:textId="77777777" w:rsidTr="00826DB0">
        <w:trPr>
          <w:trHeight w:val="26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FF6391" w14:textId="3ECD7A72" w:rsidR="00A5160E"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UM</w:t>
            </w:r>
          </w:p>
        </w:tc>
        <w:tc>
          <w:tcPr>
            <w:tcW w:w="4120" w:type="dxa"/>
            <w:tcBorders>
              <w:top w:val="single" w:sz="4" w:space="0" w:color="auto"/>
              <w:left w:val="nil"/>
              <w:bottom w:val="single" w:sz="4" w:space="0" w:color="auto"/>
              <w:right w:val="single" w:sz="4" w:space="0" w:color="auto"/>
            </w:tcBorders>
            <w:shd w:val="clear" w:color="auto" w:fill="auto"/>
            <w:noWrap/>
            <w:vAlign w:val="center"/>
          </w:tcPr>
          <w:p w14:paraId="3E9BAE6F" w14:textId="058BD498" w:rsidR="00A5160E" w:rsidRPr="00B93ACC" w:rsidRDefault="00A5160E"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 xml:space="preserve">Micron / </w:t>
            </w:r>
            <w:proofErr w:type="spellStart"/>
            <w:r w:rsidRPr="00A5160E">
              <w:rPr>
                <w:rStyle w:val="Emphasis"/>
                <w:rFonts w:ascii="Arial" w:hAnsi="Arial" w:cs="Arial"/>
                <w:bCs/>
                <w:i w:val="0"/>
                <w:iCs w:val="0"/>
                <w:sz w:val="20"/>
                <w:szCs w:val="20"/>
                <w:shd w:val="clear" w:color="auto" w:fill="FFFFFF"/>
              </w:rPr>
              <w:t>μm</w:t>
            </w:r>
            <w:proofErr w:type="spellEnd"/>
          </w:p>
        </w:tc>
      </w:tr>
      <w:tr w:rsidR="00B93ACC" w:rsidRPr="00B93ACC" w14:paraId="526476A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40ACD8DC" w14:textId="6BDF436C"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IN</w:t>
            </w:r>
          </w:p>
        </w:tc>
        <w:tc>
          <w:tcPr>
            <w:tcW w:w="4120" w:type="dxa"/>
            <w:tcBorders>
              <w:top w:val="nil"/>
              <w:left w:val="nil"/>
              <w:bottom w:val="single" w:sz="4" w:space="0" w:color="auto"/>
              <w:right w:val="single" w:sz="4" w:space="0" w:color="auto"/>
            </w:tcBorders>
            <w:shd w:val="clear" w:color="auto" w:fill="auto"/>
            <w:noWrap/>
            <w:vAlign w:val="center"/>
            <w:hideMark/>
          </w:tcPr>
          <w:p w14:paraId="420845A4"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Minimum</w:t>
            </w:r>
          </w:p>
        </w:tc>
      </w:tr>
      <w:tr w:rsidR="00B93ACC" w:rsidRPr="00B93ACC" w14:paraId="5417B6AD"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7327ADFD" w14:textId="6F2A8888"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ISC</w:t>
            </w:r>
          </w:p>
        </w:tc>
        <w:tc>
          <w:tcPr>
            <w:tcW w:w="4120" w:type="dxa"/>
            <w:tcBorders>
              <w:top w:val="nil"/>
              <w:left w:val="nil"/>
              <w:bottom w:val="single" w:sz="4" w:space="0" w:color="auto"/>
              <w:right w:val="single" w:sz="4" w:space="0" w:color="auto"/>
            </w:tcBorders>
            <w:shd w:val="clear" w:color="auto" w:fill="auto"/>
            <w:noWrap/>
            <w:vAlign w:val="bottom"/>
            <w:hideMark/>
          </w:tcPr>
          <w:p w14:paraId="544AC941"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Miscellaneous</w:t>
            </w:r>
          </w:p>
        </w:tc>
      </w:tr>
      <w:tr w:rsidR="00B93ACC" w:rsidRPr="00B93ACC" w14:paraId="52CF90D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C7F28D"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w:t>
            </w:r>
          </w:p>
        </w:tc>
        <w:tc>
          <w:tcPr>
            <w:tcW w:w="4120" w:type="dxa"/>
            <w:tcBorders>
              <w:top w:val="nil"/>
              <w:left w:val="nil"/>
              <w:bottom w:val="single" w:sz="4" w:space="0" w:color="auto"/>
              <w:right w:val="single" w:sz="4" w:space="0" w:color="auto"/>
            </w:tcBorders>
            <w:shd w:val="clear" w:color="auto" w:fill="auto"/>
            <w:vAlign w:val="center"/>
            <w:hideMark/>
          </w:tcPr>
          <w:p w14:paraId="0DB0CDB0" w14:textId="0A4F62E5"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Newton</w:t>
            </w:r>
            <w:r w:rsidR="00B57F5F">
              <w:rPr>
                <w:rFonts w:ascii="Arial" w:eastAsia="Times New Roman" w:hAnsi="Arial" w:cs="Arial"/>
                <w:color w:val="000000"/>
                <w:sz w:val="20"/>
                <w:szCs w:val="20"/>
                <w:lang w:val="en-US"/>
              </w:rPr>
              <w:t xml:space="preserve"> (force)</w:t>
            </w:r>
          </w:p>
        </w:tc>
      </w:tr>
      <w:tr w:rsidR="0058161E" w:rsidRPr="00B93ACC" w14:paraId="7D9E6FDF"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5B93B63E" w14:textId="141AB264" w:rsidR="0058161E" w:rsidRPr="00B93ACC" w:rsidRDefault="0058161E"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NB</w:t>
            </w:r>
          </w:p>
        </w:tc>
        <w:tc>
          <w:tcPr>
            <w:tcW w:w="4120" w:type="dxa"/>
            <w:tcBorders>
              <w:top w:val="nil"/>
              <w:left w:val="nil"/>
              <w:bottom w:val="single" w:sz="4" w:space="0" w:color="auto"/>
              <w:right w:val="single" w:sz="4" w:space="0" w:color="auto"/>
            </w:tcBorders>
            <w:shd w:val="clear" w:color="auto" w:fill="auto"/>
            <w:vAlign w:val="center"/>
          </w:tcPr>
          <w:p w14:paraId="4CC35B9D" w14:textId="09EF1AD4" w:rsidR="0058161E" w:rsidRPr="00B93ACC" w:rsidRDefault="0058161E"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Nominal Bore</w:t>
            </w:r>
          </w:p>
        </w:tc>
      </w:tr>
      <w:tr w:rsidR="00B93ACC" w:rsidRPr="00B93ACC" w14:paraId="0FE245A3"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FF4288C" w14:textId="4DC4C4D0"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w:t>
            </w:r>
            <w:r w:rsidR="004955FB">
              <w:rPr>
                <w:rFonts w:ascii="Arial" w:eastAsia="Times New Roman" w:hAnsi="Arial" w:cs="Arial"/>
                <w:color w:val="000000"/>
                <w:sz w:val="20"/>
                <w:szCs w:val="20"/>
                <w:lang w:val="en-US"/>
              </w:rPr>
              <w:t>M</w:t>
            </w:r>
            <w:r w:rsidRPr="00B93ACC">
              <w:rPr>
                <w:rFonts w:ascii="Arial" w:eastAsia="Times New Roman" w:hAnsi="Arial" w:cs="Arial"/>
                <w:color w:val="000000"/>
                <w:sz w:val="20"/>
                <w:szCs w:val="20"/>
                <w:lang w:val="en-US"/>
              </w:rPr>
              <w:t>2</w:t>
            </w:r>
          </w:p>
        </w:tc>
        <w:tc>
          <w:tcPr>
            <w:tcW w:w="4120" w:type="dxa"/>
            <w:tcBorders>
              <w:top w:val="nil"/>
              <w:left w:val="nil"/>
              <w:bottom w:val="single" w:sz="4" w:space="0" w:color="auto"/>
              <w:right w:val="single" w:sz="4" w:space="0" w:color="auto"/>
            </w:tcBorders>
            <w:shd w:val="clear" w:color="auto" w:fill="auto"/>
            <w:vAlign w:val="center"/>
            <w:hideMark/>
          </w:tcPr>
          <w:p w14:paraId="54C475A6"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Newton per meter squared</w:t>
            </w:r>
          </w:p>
        </w:tc>
      </w:tr>
      <w:tr w:rsidR="00B93ACC" w:rsidRPr="00B93ACC" w14:paraId="2D0827C9" w14:textId="77777777" w:rsidTr="00B93ACC">
        <w:trPr>
          <w:trHeight w:val="52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6963A01" w14:textId="10BF3FB3"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w:t>
            </w:r>
            <w:r w:rsidR="004955FB">
              <w:rPr>
                <w:rFonts w:ascii="Arial" w:eastAsia="Times New Roman" w:hAnsi="Arial" w:cs="Arial"/>
                <w:color w:val="000000"/>
                <w:sz w:val="20"/>
                <w:szCs w:val="20"/>
                <w:lang w:val="en-US"/>
              </w:rPr>
              <w:t>S</w:t>
            </w:r>
          </w:p>
        </w:tc>
        <w:tc>
          <w:tcPr>
            <w:tcW w:w="4120" w:type="dxa"/>
            <w:tcBorders>
              <w:top w:val="nil"/>
              <w:left w:val="nil"/>
              <w:bottom w:val="single" w:sz="4" w:space="0" w:color="auto"/>
              <w:right w:val="single" w:sz="4" w:space="0" w:color="auto"/>
            </w:tcBorders>
            <w:shd w:val="clear" w:color="auto" w:fill="auto"/>
            <w:vAlign w:val="center"/>
            <w:hideMark/>
          </w:tcPr>
          <w:p w14:paraId="7C3C369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proofErr w:type="spellStart"/>
            <w:r w:rsidRPr="00B93ACC">
              <w:rPr>
                <w:rFonts w:ascii="Arial" w:eastAsia="Times New Roman" w:hAnsi="Arial" w:cs="Arial"/>
                <w:color w:val="000000"/>
                <w:sz w:val="20"/>
                <w:szCs w:val="20"/>
                <w:lang w:val="en-US"/>
              </w:rPr>
              <w:t>Newtons</w:t>
            </w:r>
            <w:proofErr w:type="spellEnd"/>
            <w:r w:rsidRPr="00B93ACC">
              <w:rPr>
                <w:rFonts w:ascii="Arial" w:eastAsia="Times New Roman" w:hAnsi="Arial" w:cs="Arial"/>
                <w:color w:val="000000"/>
                <w:sz w:val="20"/>
                <w:szCs w:val="20"/>
                <w:lang w:val="en-US"/>
              </w:rPr>
              <w:t xml:space="preserve"> per second (rate of force development)</w:t>
            </w:r>
          </w:p>
        </w:tc>
      </w:tr>
      <w:tr w:rsidR="00B93ACC" w:rsidRPr="00B93ACC" w14:paraId="45B911BA"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0DBF2B40"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NC</w:t>
            </w:r>
          </w:p>
        </w:tc>
        <w:tc>
          <w:tcPr>
            <w:tcW w:w="4120" w:type="dxa"/>
            <w:tcBorders>
              <w:top w:val="nil"/>
              <w:left w:val="nil"/>
              <w:bottom w:val="single" w:sz="4" w:space="0" w:color="auto"/>
              <w:right w:val="single" w:sz="4" w:space="0" w:color="auto"/>
            </w:tcBorders>
            <w:shd w:val="clear" w:color="auto" w:fill="auto"/>
            <w:noWrap/>
            <w:vAlign w:val="center"/>
            <w:hideMark/>
          </w:tcPr>
          <w:p w14:paraId="79EAF4AA"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Normally Closed</w:t>
            </w:r>
          </w:p>
        </w:tc>
      </w:tr>
      <w:tr w:rsidR="00B93ACC" w:rsidRPr="00B93ACC" w14:paraId="5B62E0AA"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67E9F53E"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NO</w:t>
            </w:r>
          </w:p>
        </w:tc>
        <w:tc>
          <w:tcPr>
            <w:tcW w:w="4120" w:type="dxa"/>
            <w:tcBorders>
              <w:top w:val="nil"/>
              <w:left w:val="nil"/>
              <w:bottom w:val="single" w:sz="4" w:space="0" w:color="auto"/>
              <w:right w:val="single" w:sz="4" w:space="0" w:color="auto"/>
            </w:tcBorders>
            <w:shd w:val="clear" w:color="auto" w:fill="auto"/>
            <w:noWrap/>
            <w:vAlign w:val="center"/>
            <w:hideMark/>
          </w:tcPr>
          <w:p w14:paraId="15724236"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Normally Open</w:t>
            </w:r>
          </w:p>
        </w:tc>
      </w:tr>
      <w:tr w:rsidR="00B93ACC" w:rsidRPr="00B93ACC" w14:paraId="19911FC4"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B51CBCC"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OEM</w:t>
            </w:r>
          </w:p>
        </w:tc>
        <w:tc>
          <w:tcPr>
            <w:tcW w:w="4120" w:type="dxa"/>
            <w:tcBorders>
              <w:top w:val="nil"/>
              <w:left w:val="nil"/>
              <w:bottom w:val="single" w:sz="4" w:space="0" w:color="auto"/>
              <w:right w:val="single" w:sz="4" w:space="0" w:color="auto"/>
            </w:tcBorders>
            <w:shd w:val="clear" w:color="auto" w:fill="auto"/>
            <w:noWrap/>
            <w:vAlign w:val="center"/>
            <w:hideMark/>
          </w:tcPr>
          <w:p w14:paraId="0C043C7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Original Equipment Manufacturer</w:t>
            </w:r>
          </w:p>
        </w:tc>
      </w:tr>
      <w:tr w:rsidR="00B93ACC" w:rsidRPr="00B93ACC" w14:paraId="4F3450B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F7C56F3" w14:textId="13FB6B3B"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PPM</w:t>
            </w:r>
          </w:p>
        </w:tc>
        <w:tc>
          <w:tcPr>
            <w:tcW w:w="4120" w:type="dxa"/>
            <w:tcBorders>
              <w:top w:val="nil"/>
              <w:left w:val="nil"/>
              <w:bottom w:val="single" w:sz="4" w:space="0" w:color="auto"/>
              <w:right w:val="single" w:sz="4" w:space="0" w:color="auto"/>
            </w:tcBorders>
            <w:shd w:val="clear" w:color="auto" w:fill="auto"/>
            <w:vAlign w:val="center"/>
            <w:hideMark/>
          </w:tcPr>
          <w:p w14:paraId="1020A3B0"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Part per million</w:t>
            </w:r>
          </w:p>
        </w:tc>
      </w:tr>
      <w:tr w:rsidR="00B93ACC" w:rsidRPr="00B93ACC" w14:paraId="1EBDD0B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5090B51" w14:textId="2F4D6890"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PCT</w:t>
            </w:r>
          </w:p>
        </w:tc>
        <w:tc>
          <w:tcPr>
            <w:tcW w:w="4120" w:type="dxa"/>
            <w:tcBorders>
              <w:top w:val="nil"/>
              <w:left w:val="nil"/>
              <w:bottom w:val="single" w:sz="4" w:space="0" w:color="auto"/>
              <w:right w:val="single" w:sz="4" w:space="0" w:color="auto"/>
            </w:tcBorders>
            <w:shd w:val="clear" w:color="auto" w:fill="auto"/>
            <w:vAlign w:val="center"/>
            <w:hideMark/>
          </w:tcPr>
          <w:p w14:paraId="6703FAEA"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Percent</w:t>
            </w:r>
          </w:p>
        </w:tc>
      </w:tr>
      <w:tr w:rsidR="00B93ACC" w:rsidRPr="00B93ACC" w14:paraId="684579B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2FC603B" w14:textId="47B123A5"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w:t>
            </w:r>
            <w:r w:rsidR="004955FB">
              <w:rPr>
                <w:rFonts w:ascii="Arial" w:eastAsia="Times New Roman" w:hAnsi="Arial" w:cs="Arial"/>
                <w:color w:val="000000"/>
                <w:sz w:val="20"/>
                <w:szCs w:val="20"/>
                <w:lang w:val="en-US"/>
              </w:rPr>
              <w:t>ERM</w:t>
            </w:r>
          </w:p>
        </w:tc>
        <w:tc>
          <w:tcPr>
            <w:tcW w:w="4120" w:type="dxa"/>
            <w:tcBorders>
              <w:top w:val="nil"/>
              <w:left w:val="nil"/>
              <w:bottom w:val="single" w:sz="4" w:space="0" w:color="auto"/>
              <w:right w:val="single" w:sz="4" w:space="0" w:color="auto"/>
            </w:tcBorders>
            <w:shd w:val="clear" w:color="auto" w:fill="auto"/>
            <w:noWrap/>
            <w:vAlign w:val="center"/>
            <w:hideMark/>
          </w:tcPr>
          <w:p w14:paraId="5704A547"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Permanent</w:t>
            </w:r>
          </w:p>
        </w:tc>
      </w:tr>
      <w:tr w:rsidR="00B93ACC" w:rsidRPr="00B93ACC" w14:paraId="4D9B52C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4C5B7B62" w14:textId="71B147C8"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w:t>
            </w:r>
            <w:r w:rsidR="004955FB">
              <w:rPr>
                <w:rFonts w:ascii="Arial" w:eastAsia="Times New Roman" w:hAnsi="Arial" w:cs="Arial"/>
                <w:color w:val="000000"/>
                <w:sz w:val="20"/>
                <w:szCs w:val="20"/>
                <w:lang w:val="en-US"/>
              </w:rPr>
              <w:t>CS</w:t>
            </w:r>
          </w:p>
        </w:tc>
        <w:tc>
          <w:tcPr>
            <w:tcW w:w="4120" w:type="dxa"/>
            <w:tcBorders>
              <w:top w:val="nil"/>
              <w:left w:val="nil"/>
              <w:bottom w:val="single" w:sz="4" w:space="0" w:color="auto"/>
              <w:right w:val="single" w:sz="4" w:space="0" w:color="auto"/>
            </w:tcBorders>
            <w:shd w:val="clear" w:color="auto" w:fill="auto"/>
            <w:noWrap/>
            <w:vAlign w:val="bottom"/>
            <w:hideMark/>
          </w:tcPr>
          <w:p w14:paraId="6C993BE3"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Piece</w:t>
            </w:r>
          </w:p>
        </w:tc>
      </w:tr>
      <w:tr w:rsidR="00B93ACC" w:rsidRPr="00B93ACC" w14:paraId="593DC03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CD63750" w14:textId="391BB180"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w:t>
            </w:r>
            <w:r w:rsidR="004955FB">
              <w:rPr>
                <w:rFonts w:ascii="Arial" w:eastAsia="Times New Roman" w:hAnsi="Arial" w:cs="Arial"/>
                <w:color w:val="000000"/>
                <w:sz w:val="20"/>
                <w:szCs w:val="20"/>
                <w:lang w:val="en-US"/>
              </w:rPr>
              <w:t>LTD</w:t>
            </w:r>
          </w:p>
        </w:tc>
        <w:tc>
          <w:tcPr>
            <w:tcW w:w="4120" w:type="dxa"/>
            <w:tcBorders>
              <w:top w:val="nil"/>
              <w:left w:val="nil"/>
              <w:bottom w:val="single" w:sz="4" w:space="0" w:color="auto"/>
              <w:right w:val="single" w:sz="4" w:space="0" w:color="auto"/>
            </w:tcBorders>
            <w:shd w:val="clear" w:color="auto" w:fill="auto"/>
            <w:noWrap/>
            <w:vAlign w:val="center"/>
            <w:hideMark/>
          </w:tcPr>
          <w:p w14:paraId="4114E263"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Plated</w:t>
            </w:r>
          </w:p>
        </w:tc>
      </w:tr>
      <w:tr w:rsidR="00B93ACC" w:rsidRPr="00B93ACC" w14:paraId="30AD02A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3103C610"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w:t>
            </w:r>
          </w:p>
        </w:tc>
        <w:tc>
          <w:tcPr>
            <w:tcW w:w="4120" w:type="dxa"/>
            <w:tcBorders>
              <w:top w:val="nil"/>
              <w:left w:val="nil"/>
              <w:bottom w:val="single" w:sz="4" w:space="0" w:color="auto"/>
              <w:right w:val="single" w:sz="4" w:space="0" w:color="auto"/>
            </w:tcBorders>
            <w:shd w:val="clear" w:color="auto" w:fill="auto"/>
            <w:noWrap/>
            <w:vAlign w:val="bottom"/>
            <w:hideMark/>
          </w:tcPr>
          <w:p w14:paraId="78D2239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Pole</w:t>
            </w:r>
          </w:p>
        </w:tc>
      </w:tr>
      <w:tr w:rsidR="00B57F5F" w:rsidRPr="00B93ACC" w14:paraId="5BA51DA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0B1F7566" w14:textId="7675606D"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w:t>
            </w:r>
            <w:r w:rsidR="004955FB">
              <w:rPr>
                <w:rFonts w:ascii="Arial" w:eastAsia="Times New Roman" w:hAnsi="Arial" w:cs="Arial"/>
                <w:color w:val="000000"/>
                <w:sz w:val="20"/>
                <w:szCs w:val="20"/>
                <w:lang w:val="en-US"/>
              </w:rPr>
              <w:t>H</w:t>
            </w:r>
          </w:p>
        </w:tc>
        <w:tc>
          <w:tcPr>
            <w:tcW w:w="4120" w:type="dxa"/>
            <w:tcBorders>
              <w:top w:val="nil"/>
              <w:left w:val="nil"/>
              <w:bottom w:val="single" w:sz="4" w:space="0" w:color="auto"/>
              <w:right w:val="single" w:sz="4" w:space="0" w:color="auto"/>
            </w:tcBorders>
            <w:shd w:val="clear" w:color="auto" w:fill="auto"/>
            <w:vAlign w:val="center"/>
          </w:tcPr>
          <w:p w14:paraId="50E77CA1" w14:textId="333ECA01" w:rsidR="00B57F5F" w:rsidRPr="00B93ACC" w:rsidRDefault="00B57F5F" w:rsidP="002D187A">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Phase</w:t>
            </w:r>
          </w:p>
        </w:tc>
      </w:tr>
      <w:tr w:rsidR="00B93ACC" w:rsidRPr="00B93ACC" w14:paraId="0C7909BF"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84C42A5"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PM</w:t>
            </w:r>
          </w:p>
        </w:tc>
        <w:tc>
          <w:tcPr>
            <w:tcW w:w="4120" w:type="dxa"/>
            <w:tcBorders>
              <w:top w:val="nil"/>
              <w:left w:val="nil"/>
              <w:bottom w:val="single" w:sz="4" w:space="0" w:color="auto"/>
              <w:right w:val="single" w:sz="4" w:space="0" w:color="auto"/>
            </w:tcBorders>
            <w:shd w:val="clear" w:color="auto" w:fill="auto"/>
            <w:vAlign w:val="center"/>
            <w:hideMark/>
          </w:tcPr>
          <w:p w14:paraId="20A59CB2" w14:textId="13AA266C" w:rsidR="00B93ACC" w:rsidRPr="00B93ACC" w:rsidRDefault="00B93ACC" w:rsidP="002D187A">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 xml:space="preserve">Post </w:t>
            </w:r>
            <w:r w:rsidR="002D187A">
              <w:rPr>
                <w:rFonts w:ascii="Arial" w:eastAsia="Times New Roman" w:hAnsi="Arial" w:cs="Arial"/>
                <w:color w:val="000000"/>
                <w:sz w:val="20"/>
                <w:szCs w:val="20"/>
                <w:lang w:val="en-US"/>
              </w:rPr>
              <w:t>M</w:t>
            </w:r>
            <w:r w:rsidRPr="00B93ACC">
              <w:rPr>
                <w:rFonts w:ascii="Arial" w:eastAsia="Times New Roman" w:hAnsi="Arial" w:cs="Arial"/>
                <w:color w:val="000000"/>
                <w:sz w:val="20"/>
                <w:szCs w:val="20"/>
                <w:lang w:val="en-US"/>
              </w:rPr>
              <w:t>eridiem</w:t>
            </w:r>
          </w:p>
        </w:tc>
      </w:tr>
      <w:tr w:rsidR="00B93ACC" w:rsidRPr="00B93ACC" w14:paraId="6E2891D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A7796E4"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PDR</w:t>
            </w:r>
          </w:p>
        </w:tc>
        <w:tc>
          <w:tcPr>
            <w:tcW w:w="4120" w:type="dxa"/>
            <w:tcBorders>
              <w:top w:val="nil"/>
              <w:left w:val="nil"/>
              <w:bottom w:val="single" w:sz="4" w:space="0" w:color="auto"/>
              <w:right w:val="single" w:sz="4" w:space="0" w:color="auto"/>
            </w:tcBorders>
            <w:shd w:val="clear" w:color="auto" w:fill="auto"/>
            <w:noWrap/>
            <w:vAlign w:val="center"/>
            <w:hideMark/>
          </w:tcPr>
          <w:p w14:paraId="78E46CA3" w14:textId="47FD3787" w:rsidR="00B93ACC" w:rsidRPr="00B93ACC" w:rsidRDefault="00B93ACC" w:rsidP="002D187A">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 xml:space="preserve">Potential </w:t>
            </w:r>
            <w:r w:rsidR="002D187A">
              <w:rPr>
                <w:rFonts w:ascii="Arial" w:eastAsia="Times New Roman" w:hAnsi="Arial" w:cs="Arial"/>
                <w:color w:val="000000"/>
                <w:sz w:val="20"/>
                <w:szCs w:val="20"/>
                <w:lang w:val="en-US"/>
              </w:rPr>
              <w:t>D</w:t>
            </w:r>
            <w:r w:rsidRPr="00B93ACC">
              <w:rPr>
                <w:rFonts w:ascii="Arial" w:eastAsia="Times New Roman" w:hAnsi="Arial" w:cs="Arial"/>
                <w:color w:val="000000"/>
                <w:sz w:val="20"/>
                <w:szCs w:val="20"/>
                <w:lang w:val="en-US"/>
              </w:rPr>
              <w:t>uplicate Report</w:t>
            </w:r>
          </w:p>
        </w:tc>
      </w:tr>
      <w:tr w:rsidR="00B93ACC" w:rsidRPr="00B93ACC" w14:paraId="59A152B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56EC848" w14:textId="10012924"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PSIA</w:t>
            </w:r>
          </w:p>
        </w:tc>
        <w:tc>
          <w:tcPr>
            <w:tcW w:w="4120" w:type="dxa"/>
            <w:tcBorders>
              <w:top w:val="nil"/>
              <w:left w:val="nil"/>
              <w:bottom w:val="single" w:sz="4" w:space="0" w:color="auto"/>
              <w:right w:val="single" w:sz="4" w:space="0" w:color="auto"/>
            </w:tcBorders>
            <w:shd w:val="clear" w:color="auto" w:fill="auto"/>
            <w:vAlign w:val="center"/>
            <w:hideMark/>
          </w:tcPr>
          <w:p w14:paraId="26064567" w14:textId="446622B8" w:rsidR="00B93ACC" w:rsidRPr="00B93ACC" w:rsidRDefault="00826DB0" w:rsidP="00B93ACC">
            <w:pPr>
              <w:spacing w:before="0" w:after="0" w:line="240" w:lineRule="auto"/>
              <w:rPr>
                <w:rFonts w:ascii="Arial" w:eastAsia="Times New Roman" w:hAnsi="Arial" w:cs="Arial"/>
                <w:color w:val="000000"/>
                <w:sz w:val="20"/>
                <w:szCs w:val="20"/>
                <w:lang w:val="en-US"/>
              </w:rPr>
            </w:pPr>
            <w:r w:rsidRPr="00826DB0">
              <w:rPr>
                <w:rFonts w:ascii="Arial" w:eastAsia="Times New Roman" w:hAnsi="Arial" w:cs="Arial"/>
                <w:color w:val="000000"/>
                <w:sz w:val="20"/>
                <w:szCs w:val="20"/>
                <w:lang w:val="en-US"/>
              </w:rPr>
              <w:t>Pounds per square inch absolute</w:t>
            </w:r>
          </w:p>
        </w:tc>
      </w:tr>
      <w:tr w:rsidR="00B57F5F" w:rsidRPr="00B93ACC" w14:paraId="168E56F2"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36DF06E0" w14:textId="17940127" w:rsidR="00B57F5F"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PRES</w:t>
            </w:r>
          </w:p>
        </w:tc>
        <w:tc>
          <w:tcPr>
            <w:tcW w:w="4120" w:type="dxa"/>
            <w:tcBorders>
              <w:top w:val="nil"/>
              <w:left w:val="nil"/>
              <w:bottom w:val="single" w:sz="4" w:space="0" w:color="auto"/>
              <w:right w:val="single" w:sz="4" w:space="0" w:color="auto"/>
            </w:tcBorders>
            <w:shd w:val="clear" w:color="auto" w:fill="auto"/>
            <w:vAlign w:val="center"/>
          </w:tcPr>
          <w:p w14:paraId="2517A129" w14:textId="28A4DC6F" w:rsidR="00B57F5F"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Pressure</w:t>
            </w:r>
          </w:p>
        </w:tc>
      </w:tr>
      <w:tr w:rsidR="00B93ACC" w:rsidRPr="00B93ACC" w14:paraId="5421EA69"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CEE14B6" w14:textId="23FCFC0D"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RAD</w:t>
            </w:r>
          </w:p>
        </w:tc>
        <w:tc>
          <w:tcPr>
            <w:tcW w:w="4120" w:type="dxa"/>
            <w:tcBorders>
              <w:top w:val="nil"/>
              <w:left w:val="nil"/>
              <w:bottom w:val="single" w:sz="4" w:space="0" w:color="auto"/>
              <w:right w:val="single" w:sz="4" w:space="0" w:color="auto"/>
            </w:tcBorders>
            <w:shd w:val="clear" w:color="auto" w:fill="auto"/>
            <w:vAlign w:val="center"/>
            <w:hideMark/>
          </w:tcPr>
          <w:p w14:paraId="749D5DB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Radian</w:t>
            </w:r>
          </w:p>
        </w:tc>
      </w:tr>
      <w:tr w:rsidR="00B93ACC" w:rsidRPr="00B93ACC" w14:paraId="614B12F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342A9463" w14:textId="3B5E521E" w:rsidR="00B93ACC"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R</w:t>
            </w:r>
            <w:r w:rsidR="004955FB">
              <w:rPr>
                <w:rFonts w:ascii="Arial" w:eastAsia="Times New Roman" w:hAnsi="Arial" w:cs="Arial"/>
                <w:color w:val="000000"/>
                <w:sz w:val="20"/>
                <w:szCs w:val="20"/>
                <w:lang w:val="en-US"/>
              </w:rPr>
              <w:t>EAR</w:t>
            </w:r>
          </w:p>
        </w:tc>
        <w:tc>
          <w:tcPr>
            <w:tcW w:w="4120" w:type="dxa"/>
            <w:tcBorders>
              <w:top w:val="nil"/>
              <w:left w:val="nil"/>
              <w:bottom w:val="single" w:sz="4" w:space="0" w:color="auto"/>
              <w:right w:val="single" w:sz="4" w:space="0" w:color="auto"/>
            </w:tcBorders>
            <w:shd w:val="clear" w:color="auto" w:fill="auto"/>
            <w:noWrap/>
            <w:vAlign w:val="center"/>
            <w:hideMark/>
          </w:tcPr>
          <w:p w14:paraId="608B766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Rear</w:t>
            </w:r>
          </w:p>
        </w:tc>
      </w:tr>
      <w:tr w:rsidR="006C0A76" w:rsidRPr="00B93ACC" w14:paraId="75438F0F"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2FBF3F99" w14:textId="0DD7A883" w:rsidR="006C0A76" w:rsidRPr="00B93ACC" w:rsidRDefault="006C0A7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RF</w:t>
            </w:r>
          </w:p>
        </w:tc>
        <w:tc>
          <w:tcPr>
            <w:tcW w:w="4120" w:type="dxa"/>
            <w:tcBorders>
              <w:top w:val="nil"/>
              <w:left w:val="nil"/>
              <w:bottom w:val="single" w:sz="4" w:space="0" w:color="auto"/>
              <w:right w:val="single" w:sz="4" w:space="0" w:color="auto"/>
            </w:tcBorders>
            <w:shd w:val="clear" w:color="auto" w:fill="auto"/>
            <w:vAlign w:val="center"/>
          </w:tcPr>
          <w:p w14:paraId="56F7A360" w14:textId="7D0F14CC" w:rsidR="006C0A76" w:rsidRPr="00B93ACC" w:rsidRDefault="006C0A7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Raised Face</w:t>
            </w:r>
          </w:p>
        </w:tc>
      </w:tr>
      <w:tr w:rsidR="00B93ACC" w:rsidRPr="00B93ACC" w14:paraId="26832DC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82409CB" w14:textId="2C81291C" w:rsidR="00B93ACC"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R</w:t>
            </w:r>
            <w:r w:rsidR="004955FB">
              <w:rPr>
                <w:rFonts w:ascii="Arial" w:eastAsia="Times New Roman" w:hAnsi="Arial" w:cs="Arial"/>
                <w:color w:val="000000"/>
                <w:sz w:val="20"/>
                <w:szCs w:val="20"/>
                <w:lang w:val="en-US"/>
              </w:rPr>
              <w:t>H</w:t>
            </w:r>
          </w:p>
        </w:tc>
        <w:tc>
          <w:tcPr>
            <w:tcW w:w="4120" w:type="dxa"/>
            <w:tcBorders>
              <w:top w:val="nil"/>
              <w:left w:val="nil"/>
              <w:bottom w:val="single" w:sz="4" w:space="0" w:color="auto"/>
              <w:right w:val="single" w:sz="4" w:space="0" w:color="auto"/>
            </w:tcBorders>
            <w:shd w:val="clear" w:color="auto" w:fill="auto"/>
            <w:vAlign w:val="center"/>
            <w:hideMark/>
          </w:tcPr>
          <w:p w14:paraId="399865B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Right Hand</w:t>
            </w:r>
          </w:p>
        </w:tc>
      </w:tr>
      <w:tr w:rsidR="008E48B6" w:rsidRPr="00B93ACC" w14:paraId="3665E1E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tcPr>
          <w:p w14:paraId="45C28801" w14:textId="769DED1E" w:rsidR="008E48B6"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SBC</w:t>
            </w:r>
          </w:p>
        </w:tc>
        <w:tc>
          <w:tcPr>
            <w:tcW w:w="4120" w:type="dxa"/>
            <w:tcBorders>
              <w:top w:val="nil"/>
              <w:left w:val="nil"/>
              <w:bottom w:val="single" w:sz="4" w:space="0" w:color="auto"/>
              <w:right w:val="single" w:sz="4" w:space="0" w:color="auto"/>
            </w:tcBorders>
            <w:shd w:val="clear" w:color="auto" w:fill="auto"/>
            <w:noWrap/>
            <w:vAlign w:val="bottom"/>
          </w:tcPr>
          <w:p w14:paraId="52E85731" w14:textId="7ECE4ACB" w:rsidR="008E48B6"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Small Bayonet Cap (lamp)</w:t>
            </w:r>
          </w:p>
        </w:tc>
      </w:tr>
      <w:tr w:rsidR="002D187A" w:rsidRPr="00B93ACC" w14:paraId="5BC11C7E"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tcPr>
          <w:p w14:paraId="046A9779" w14:textId="7212D356" w:rsidR="002D187A" w:rsidRDefault="002D187A"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w:t>
            </w:r>
            <w:r w:rsidR="004955FB">
              <w:rPr>
                <w:rFonts w:ascii="Arial" w:eastAsia="Times New Roman" w:hAnsi="Arial" w:cs="Arial"/>
                <w:color w:val="000000"/>
                <w:sz w:val="20"/>
                <w:szCs w:val="20"/>
                <w:lang w:val="en-US"/>
              </w:rPr>
              <w:t>CKT</w:t>
            </w:r>
          </w:p>
        </w:tc>
        <w:tc>
          <w:tcPr>
            <w:tcW w:w="4120" w:type="dxa"/>
            <w:tcBorders>
              <w:top w:val="nil"/>
              <w:left w:val="nil"/>
              <w:bottom w:val="single" w:sz="4" w:space="0" w:color="auto"/>
              <w:right w:val="single" w:sz="4" w:space="0" w:color="auto"/>
            </w:tcBorders>
            <w:shd w:val="clear" w:color="auto" w:fill="auto"/>
            <w:noWrap/>
            <w:vAlign w:val="bottom"/>
          </w:tcPr>
          <w:p w14:paraId="0841B4C8" w14:textId="7950DABB" w:rsidR="002D187A" w:rsidRDefault="002D187A"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Socket</w:t>
            </w:r>
          </w:p>
        </w:tc>
      </w:tr>
      <w:tr w:rsidR="00827619" w:rsidRPr="00B93ACC" w14:paraId="2F04B46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tcPr>
          <w:p w14:paraId="1A741F63" w14:textId="180CE007" w:rsidR="00827619" w:rsidRPr="00B93ACC" w:rsidRDefault="00827619"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SES</w:t>
            </w:r>
          </w:p>
        </w:tc>
        <w:tc>
          <w:tcPr>
            <w:tcW w:w="4120" w:type="dxa"/>
            <w:tcBorders>
              <w:top w:val="nil"/>
              <w:left w:val="nil"/>
              <w:bottom w:val="single" w:sz="4" w:space="0" w:color="auto"/>
              <w:right w:val="single" w:sz="4" w:space="0" w:color="auto"/>
            </w:tcBorders>
            <w:shd w:val="clear" w:color="auto" w:fill="auto"/>
            <w:noWrap/>
            <w:vAlign w:val="bottom"/>
          </w:tcPr>
          <w:p w14:paraId="73E4E3D1" w14:textId="5B4E3025" w:rsidR="00827619" w:rsidRPr="00B93ACC" w:rsidRDefault="00827619"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Small Edison Screw</w:t>
            </w:r>
            <w:r w:rsidR="008E48B6">
              <w:rPr>
                <w:rFonts w:ascii="Arial" w:eastAsia="Times New Roman" w:hAnsi="Arial" w:cs="Arial"/>
                <w:color w:val="000000"/>
                <w:sz w:val="20"/>
                <w:szCs w:val="20"/>
                <w:lang w:val="en-US"/>
              </w:rPr>
              <w:t xml:space="preserve"> (lamp)</w:t>
            </w:r>
          </w:p>
        </w:tc>
      </w:tr>
      <w:tr w:rsidR="00B93ACC" w:rsidRPr="00B93ACC" w14:paraId="7641E39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11809872" w14:textId="574284F9" w:rsidR="00B93ACC" w:rsidRPr="00B93ACC" w:rsidRDefault="00826DB0" w:rsidP="004955FB">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w:t>
            </w:r>
            <w:r w:rsidR="004955FB">
              <w:rPr>
                <w:rFonts w:ascii="Arial" w:eastAsia="Times New Roman" w:hAnsi="Arial" w:cs="Arial"/>
                <w:color w:val="000000"/>
                <w:sz w:val="20"/>
                <w:szCs w:val="20"/>
                <w:lang w:val="en-US"/>
              </w:rPr>
              <w:t>FTWR</w:t>
            </w:r>
          </w:p>
        </w:tc>
        <w:tc>
          <w:tcPr>
            <w:tcW w:w="4120" w:type="dxa"/>
            <w:tcBorders>
              <w:top w:val="nil"/>
              <w:left w:val="nil"/>
              <w:bottom w:val="single" w:sz="4" w:space="0" w:color="auto"/>
              <w:right w:val="single" w:sz="4" w:space="0" w:color="auto"/>
            </w:tcBorders>
            <w:shd w:val="clear" w:color="auto" w:fill="auto"/>
            <w:noWrap/>
            <w:vAlign w:val="bottom"/>
            <w:hideMark/>
          </w:tcPr>
          <w:p w14:paraId="0D64FCC6"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Software</w:t>
            </w:r>
          </w:p>
        </w:tc>
      </w:tr>
      <w:tr w:rsidR="00B47DB3" w:rsidRPr="00B93ACC" w14:paraId="4F01788A"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0DEAC3BD" w14:textId="212DB6F5" w:rsidR="00B47DB3" w:rsidRPr="00B93ACC" w:rsidRDefault="00B47DB3"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SSR</w:t>
            </w:r>
          </w:p>
        </w:tc>
        <w:tc>
          <w:tcPr>
            <w:tcW w:w="4120" w:type="dxa"/>
            <w:tcBorders>
              <w:top w:val="nil"/>
              <w:left w:val="nil"/>
              <w:bottom w:val="single" w:sz="4" w:space="0" w:color="auto"/>
              <w:right w:val="single" w:sz="4" w:space="0" w:color="auto"/>
            </w:tcBorders>
            <w:shd w:val="clear" w:color="auto" w:fill="auto"/>
            <w:noWrap/>
            <w:vAlign w:val="center"/>
          </w:tcPr>
          <w:p w14:paraId="0263F02C" w14:textId="65F6B174" w:rsidR="00B47DB3" w:rsidRPr="00B93ACC" w:rsidRDefault="00B47DB3"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Solid State (Relay)</w:t>
            </w:r>
          </w:p>
        </w:tc>
      </w:tr>
      <w:tr w:rsidR="00B93ACC" w:rsidRPr="00B93ACC" w14:paraId="351D3F49"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58C5D3E7" w14:textId="0C48F81C" w:rsidR="00B93ACC" w:rsidRPr="00B93ACC" w:rsidRDefault="004955FB" w:rsidP="004955FB">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lastRenderedPageBreak/>
              <w:t>S</w:t>
            </w:r>
            <w:r>
              <w:rPr>
                <w:rFonts w:ascii="Arial" w:eastAsia="Times New Roman" w:hAnsi="Arial" w:cs="Arial"/>
                <w:color w:val="000000"/>
                <w:sz w:val="20"/>
                <w:szCs w:val="20"/>
                <w:lang w:val="en-US"/>
              </w:rPr>
              <w:t>UPL</w:t>
            </w:r>
          </w:p>
        </w:tc>
        <w:tc>
          <w:tcPr>
            <w:tcW w:w="4120" w:type="dxa"/>
            <w:tcBorders>
              <w:top w:val="nil"/>
              <w:left w:val="nil"/>
              <w:bottom w:val="single" w:sz="4" w:space="0" w:color="auto"/>
              <w:right w:val="single" w:sz="4" w:space="0" w:color="auto"/>
            </w:tcBorders>
            <w:shd w:val="clear" w:color="auto" w:fill="auto"/>
            <w:noWrap/>
            <w:vAlign w:val="center"/>
            <w:hideMark/>
          </w:tcPr>
          <w:p w14:paraId="385F250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Supplier</w:t>
            </w:r>
          </w:p>
        </w:tc>
      </w:tr>
      <w:tr w:rsidR="00B93ACC" w:rsidRPr="00B93ACC" w14:paraId="0163241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3E11AC03" w14:textId="6662F4CE"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T</w:t>
            </w:r>
            <w:r w:rsidR="004955FB">
              <w:rPr>
                <w:rFonts w:ascii="Arial" w:eastAsia="Times New Roman" w:hAnsi="Arial" w:cs="Arial"/>
                <w:color w:val="000000"/>
                <w:sz w:val="20"/>
                <w:szCs w:val="20"/>
                <w:lang w:val="en-US"/>
              </w:rPr>
              <w:t>EMP</w:t>
            </w:r>
          </w:p>
        </w:tc>
        <w:tc>
          <w:tcPr>
            <w:tcW w:w="4120" w:type="dxa"/>
            <w:tcBorders>
              <w:top w:val="nil"/>
              <w:left w:val="nil"/>
              <w:bottom w:val="single" w:sz="4" w:space="0" w:color="auto"/>
              <w:right w:val="single" w:sz="4" w:space="0" w:color="auto"/>
            </w:tcBorders>
            <w:shd w:val="clear" w:color="auto" w:fill="auto"/>
            <w:noWrap/>
            <w:vAlign w:val="center"/>
            <w:hideMark/>
          </w:tcPr>
          <w:p w14:paraId="4700B66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Temperature</w:t>
            </w:r>
          </w:p>
        </w:tc>
      </w:tr>
      <w:tr w:rsidR="00B93ACC" w:rsidRPr="00B93ACC" w14:paraId="68605A53"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36BDABF" w14:textId="7D566A3C"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T</w:t>
            </w:r>
            <w:r w:rsidR="004955FB">
              <w:rPr>
                <w:rFonts w:ascii="Arial" w:eastAsia="Times New Roman" w:hAnsi="Arial" w:cs="Arial"/>
                <w:color w:val="000000"/>
                <w:sz w:val="20"/>
                <w:szCs w:val="20"/>
                <w:lang w:val="en-US"/>
              </w:rPr>
              <w:t>HD</w:t>
            </w:r>
          </w:p>
        </w:tc>
        <w:tc>
          <w:tcPr>
            <w:tcW w:w="4120" w:type="dxa"/>
            <w:tcBorders>
              <w:top w:val="nil"/>
              <w:left w:val="nil"/>
              <w:bottom w:val="single" w:sz="4" w:space="0" w:color="auto"/>
              <w:right w:val="single" w:sz="4" w:space="0" w:color="auto"/>
            </w:tcBorders>
            <w:shd w:val="clear" w:color="auto" w:fill="auto"/>
            <w:vAlign w:val="center"/>
            <w:hideMark/>
          </w:tcPr>
          <w:p w14:paraId="6BB3B62A"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Thread/Threaded</w:t>
            </w:r>
          </w:p>
        </w:tc>
      </w:tr>
      <w:tr w:rsidR="00B93ACC" w:rsidRPr="00B93ACC" w14:paraId="7AC49BD5" w14:textId="77777777" w:rsidTr="00B57F5F">
        <w:trPr>
          <w:trHeight w:val="290"/>
        </w:trPr>
        <w:tc>
          <w:tcPr>
            <w:tcW w:w="1880" w:type="dxa"/>
            <w:tcBorders>
              <w:top w:val="nil"/>
              <w:left w:val="single" w:sz="4" w:space="0" w:color="auto"/>
              <w:bottom w:val="single" w:sz="4" w:space="0" w:color="auto"/>
              <w:right w:val="single" w:sz="4" w:space="0" w:color="auto"/>
            </w:tcBorders>
            <w:shd w:val="clear" w:color="auto" w:fill="auto"/>
            <w:vAlign w:val="center"/>
          </w:tcPr>
          <w:p w14:paraId="5375FFBD" w14:textId="79CDDBFB" w:rsidR="00B93ACC"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VSD</w:t>
            </w:r>
          </w:p>
        </w:tc>
        <w:tc>
          <w:tcPr>
            <w:tcW w:w="4120" w:type="dxa"/>
            <w:tcBorders>
              <w:top w:val="nil"/>
              <w:left w:val="nil"/>
              <w:bottom w:val="single" w:sz="4" w:space="0" w:color="auto"/>
              <w:right w:val="single" w:sz="4" w:space="0" w:color="auto"/>
            </w:tcBorders>
            <w:shd w:val="clear" w:color="auto" w:fill="auto"/>
            <w:vAlign w:val="center"/>
          </w:tcPr>
          <w:p w14:paraId="70E0CA7A" w14:textId="15DFC8E3" w:rsidR="00B93ACC"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Variable Speed Drive</w:t>
            </w:r>
          </w:p>
        </w:tc>
      </w:tr>
      <w:tr w:rsidR="00B57F5F" w:rsidRPr="00B93ACC" w14:paraId="217F5D39"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vAlign w:val="center"/>
          </w:tcPr>
          <w:p w14:paraId="5D82FE8C" w14:textId="7736731C"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W</w:t>
            </w:r>
            <w:r w:rsidR="004955FB">
              <w:rPr>
                <w:rFonts w:ascii="Arial" w:eastAsia="Times New Roman" w:hAnsi="Arial" w:cs="Arial"/>
                <w:color w:val="000000"/>
                <w:sz w:val="20"/>
                <w:szCs w:val="20"/>
                <w:lang w:val="en-US"/>
              </w:rPr>
              <w:t>H</w:t>
            </w:r>
          </w:p>
        </w:tc>
        <w:tc>
          <w:tcPr>
            <w:tcW w:w="4120" w:type="dxa"/>
            <w:tcBorders>
              <w:top w:val="nil"/>
              <w:left w:val="nil"/>
              <w:bottom w:val="single" w:sz="4" w:space="0" w:color="auto"/>
              <w:right w:val="single" w:sz="4" w:space="0" w:color="auto"/>
            </w:tcBorders>
            <w:shd w:val="clear" w:color="auto" w:fill="auto"/>
            <w:vAlign w:val="center"/>
          </w:tcPr>
          <w:p w14:paraId="056C2977" w14:textId="3980EDE0" w:rsidR="00B57F5F" w:rsidRPr="00B93ACC" w:rsidRDefault="00B57F5F" w:rsidP="00B57F5F">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Watt-hour</w:t>
            </w:r>
          </w:p>
        </w:tc>
      </w:tr>
      <w:tr w:rsidR="00B57F5F" w:rsidRPr="00B93ACC" w14:paraId="1D8B223D" w14:textId="77777777" w:rsidTr="00B93ACC">
        <w:trPr>
          <w:trHeight w:val="29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B41C6" w14:textId="7EEAE7FD"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Y</w:t>
            </w:r>
            <w:r w:rsidR="004955FB">
              <w:rPr>
                <w:rFonts w:ascii="Arial" w:eastAsia="Times New Roman" w:hAnsi="Arial" w:cs="Arial"/>
                <w:color w:val="000000"/>
                <w:sz w:val="20"/>
                <w:szCs w:val="20"/>
                <w:lang w:val="en-US"/>
              </w:rPr>
              <w:t>EL</w:t>
            </w:r>
          </w:p>
        </w:tc>
        <w:tc>
          <w:tcPr>
            <w:tcW w:w="4120" w:type="dxa"/>
            <w:tcBorders>
              <w:top w:val="single" w:sz="4" w:space="0" w:color="auto"/>
              <w:left w:val="nil"/>
              <w:bottom w:val="single" w:sz="4" w:space="0" w:color="auto"/>
              <w:right w:val="single" w:sz="4" w:space="0" w:color="auto"/>
            </w:tcBorders>
            <w:shd w:val="clear" w:color="auto" w:fill="auto"/>
            <w:noWrap/>
            <w:vAlign w:val="center"/>
            <w:hideMark/>
          </w:tcPr>
          <w:p w14:paraId="56372B76" w14:textId="77777777" w:rsidR="00B57F5F" w:rsidRPr="00B93ACC" w:rsidRDefault="00B57F5F" w:rsidP="00B57F5F">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Yellow</w:t>
            </w:r>
          </w:p>
        </w:tc>
      </w:tr>
    </w:tbl>
    <w:p w14:paraId="5B9A22D6" w14:textId="4D1CE419" w:rsidR="00495A22" w:rsidRDefault="00495A22" w:rsidP="00495A22">
      <w:pPr>
        <w:spacing w:before="0"/>
        <w:rPr>
          <w:rFonts w:ascii="Arial" w:hAnsi="Arial" w:cs="Arial"/>
          <w:sz w:val="20"/>
          <w:szCs w:val="20"/>
          <w:lang w:val="en-US"/>
        </w:rPr>
      </w:pPr>
    </w:p>
    <w:p w14:paraId="76429B16" w14:textId="07BDC326" w:rsidR="00BC6A45" w:rsidRPr="00495A22" w:rsidRDefault="00A753E6" w:rsidP="00337824">
      <w:pPr>
        <w:pStyle w:val="Heading3"/>
        <w:numPr>
          <w:ilvl w:val="0"/>
          <w:numId w:val="2"/>
        </w:numPr>
        <w:spacing w:before="0" w:line="240" w:lineRule="auto"/>
        <w:rPr>
          <w:rFonts w:ascii="Arial" w:hAnsi="Arial" w:cs="Arial"/>
          <w:snapToGrid w:val="0"/>
          <w:sz w:val="20"/>
          <w:szCs w:val="20"/>
          <w:u w:val="single"/>
        </w:rPr>
      </w:pPr>
      <w:bookmarkStart w:id="841" w:name="_Toc81569834"/>
      <w:r w:rsidRPr="00495A22">
        <w:rPr>
          <w:rFonts w:ascii="Arial" w:hAnsi="Arial" w:cs="Arial"/>
          <w:sz w:val="20"/>
          <w:szCs w:val="20"/>
          <w:u w:val="single"/>
        </w:rPr>
        <w:t>Examples per m</w:t>
      </w:r>
      <w:r w:rsidR="00BC6A45" w:rsidRPr="00495A22">
        <w:rPr>
          <w:rFonts w:ascii="Arial" w:hAnsi="Arial" w:cs="Arial"/>
          <w:sz w:val="20"/>
          <w:szCs w:val="20"/>
          <w:u w:val="single"/>
        </w:rPr>
        <w:t xml:space="preserve">aterial </w:t>
      </w:r>
      <w:r w:rsidR="00353518" w:rsidRPr="00495A22">
        <w:rPr>
          <w:rFonts w:ascii="Arial" w:hAnsi="Arial" w:cs="Arial"/>
          <w:sz w:val="20"/>
          <w:szCs w:val="20"/>
          <w:u w:val="single"/>
        </w:rPr>
        <w:t xml:space="preserve">(item) </w:t>
      </w:r>
      <w:r w:rsidRPr="00495A22">
        <w:rPr>
          <w:rFonts w:ascii="Arial" w:hAnsi="Arial" w:cs="Arial"/>
          <w:sz w:val="20"/>
          <w:szCs w:val="20"/>
          <w:u w:val="single"/>
        </w:rPr>
        <w:t>t</w:t>
      </w:r>
      <w:r w:rsidR="00BC6A45" w:rsidRPr="00495A22">
        <w:rPr>
          <w:rFonts w:ascii="Arial" w:hAnsi="Arial" w:cs="Arial"/>
          <w:sz w:val="20"/>
          <w:szCs w:val="20"/>
          <w:u w:val="single"/>
        </w:rPr>
        <w:t>ypes</w:t>
      </w:r>
      <w:bookmarkEnd w:id="841"/>
    </w:p>
    <w:p w14:paraId="74449BF1" w14:textId="5E6CA9FE" w:rsidR="00AE075B" w:rsidRDefault="00AE075B" w:rsidP="00495A22">
      <w:pPr>
        <w:spacing w:before="0" w:after="0" w:line="240" w:lineRule="auto"/>
        <w:ind w:left="144"/>
        <w:jc w:val="both"/>
        <w:rPr>
          <w:rFonts w:ascii="Arial" w:hAnsi="Arial" w:cs="Arial"/>
          <w:sz w:val="20"/>
          <w:szCs w:val="20"/>
        </w:rPr>
      </w:pPr>
      <w:r w:rsidRPr="00495A22">
        <w:rPr>
          <w:rFonts w:ascii="Arial" w:hAnsi="Arial" w:cs="Arial"/>
          <w:sz w:val="20"/>
          <w:szCs w:val="20"/>
        </w:rPr>
        <w:t xml:space="preserve">This section is </w:t>
      </w:r>
      <w:r w:rsidR="002D187A">
        <w:rPr>
          <w:rFonts w:ascii="Arial" w:hAnsi="Arial" w:cs="Arial"/>
          <w:sz w:val="20"/>
          <w:szCs w:val="20"/>
        </w:rPr>
        <w:t>to supply</w:t>
      </w:r>
      <w:r w:rsidRPr="00495A22">
        <w:rPr>
          <w:rFonts w:ascii="Arial" w:hAnsi="Arial" w:cs="Arial"/>
          <w:sz w:val="20"/>
          <w:szCs w:val="20"/>
        </w:rPr>
        <w:t xml:space="preserve"> information for a particular material </w:t>
      </w:r>
      <w:r w:rsidR="002D187A">
        <w:rPr>
          <w:rFonts w:ascii="Arial" w:hAnsi="Arial" w:cs="Arial"/>
          <w:sz w:val="20"/>
          <w:szCs w:val="20"/>
        </w:rPr>
        <w:t xml:space="preserve">master </w:t>
      </w:r>
      <w:r w:rsidRPr="00495A22">
        <w:rPr>
          <w:rFonts w:ascii="Arial" w:hAnsi="Arial" w:cs="Arial"/>
          <w:sz w:val="20"/>
          <w:szCs w:val="20"/>
        </w:rPr>
        <w:t xml:space="preserve">type. Please note that not all </w:t>
      </w:r>
      <w:r w:rsidR="00A0350F" w:rsidRPr="00495A22">
        <w:rPr>
          <w:rFonts w:ascii="Arial" w:hAnsi="Arial" w:cs="Arial"/>
          <w:sz w:val="20"/>
          <w:szCs w:val="20"/>
        </w:rPr>
        <w:t xml:space="preserve">material types are in examples below. </w:t>
      </w:r>
    </w:p>
    <w:p w14:paraId="603BFF93" w14:textId="77777777" w:rsidR="00061C96" w:rsidRDefault="00061C96" w:rsidP="00BC1F4F">
      <w:pPr>
        <w:spacing w:before="0" w:after="0" w:line="240" w:lineRule="auto"/>
        <w:ind w:left="144"/>
        <w:jc w:val="both"/>
        <w:rPr>
          <w:rFonts w:ascii="Arial" w:hAnsi="Arial" w:cs="Arial"/>
          <w:sz w:val="20"/>
          <w:szCs w:val="20"/>
        </w:rPr>
      </w:pPr>
    </w:p>
    <w:p w14:paraId="26F15C5A" w14:textId="0E02E159" w:rsidR="00F21C49" w:rsidRPr="00322E55" w:rsidRDefault="0082659D" w:rsidP="00452631">
      <w:pPr>
        <w:spacing w:before="0" w:after="0" w:line="240" w:lineRule="auto"/>
        <w:ind w:left="144"/>
        <w:jc w:val="both"/>
        <w:rPr>
          <w:rFonts w:ascii="Arial" w:hAnsi="Arial" w:cs="Arial"/>
          <w:sz w:val="20"/>
          <w:szCs w:val="20"/>
        </w:rPr>
      </w:pPr>
      <w:r w:rsidRPr="00322E55">
        <w:rPr>
          <w:rFonts w:ascii="Arial" w:hAnsi="Arial" w:cs="Arial"/>
          <w:sz w:val="20"/>
          <w:szCs w:val="20"/>
        </w:rPr>
        <w:t xml:space="preserve">Material is to be </w:t>
      </w:r>
      <w:r w:rsidR="00A74C67" w:rsidRPr="00322E55">
        <w:rPr>
          <w:rFonts w:ascii="Arial" w:hAnsi="Arial" w:cs="Arial"/>
          <w:sz w:val="20"/>
          <w:szCs w:val="20"/>
        </w:rPr>
        <w:t>captured</w:t>
      </w:r>
      <w:r w:rsidR="00B747D3" w:rsidRPr="00322E55">
        <w:rPr>
          <w:rFonts w:ascii="Arial" w:hAnsi="Arial" w:cs="Arial"/>
          <w:sz w:val="20"/>
          <w:szCs w:val="20"/>
        </w:rPr>
        <w:t xml:space="preserve"> as </w:t>
      </w:r>
      <w:r w:rsidR="00F21C49" w:rsidRPr="00322E55">
        <w:rPr>
          <w:rFonts w:ascii="Arial" w:hAnsi="Arial" w:cs="Arial"/>
          <w:sz w:val="20"/>
          <w:szCs w:val="20"/>
        </w:rPr>
        <w:t xml:space="preserve">Material and Material </w:t>
      </w:r>
      <w:r w:rsidR="002D187A">
        <w:rPr>
          <w:rFonts w:ascii="Arial" w:hAnsi="Arial" w:cs="Arial"/>
          <w:sz w:val="20"/>
          <w:szCs w:val="20"/>
        </w:rPr>
        <w:t xml:space="preserve">Grade </w:t>
      </w:r>
      <w:r w:rsidR="00A74C67" w:rsidRPr="00322E55">
        <w:rPr>
          <w:rFonts w:ascii="Arial" w:hAnsi="Arial" w:cs="Arial"/>
          <w:sz w:val="20"/>
          <w:szCs w:val="20"/>
        </w:rPr>
        <w:t>E.g.</w:t>
      </w:r>
      <w:r w:rsidRPr="00322E55">
        <w:rPr>
          <w:rFonts w:ascii="Arial" w:hAnsi="Arial" w:cs="Arial"/>
          <w:sz w:val="20"/>
          <w:szCs w:val="20"/>
        </w:rPr>
        <w:t xml:space="preserve"> S</w:t>
      </w:r>
      <w:r w:rsidR="00725A01">
        <w:rPr>
          <w:rFonts w:ascii="Arial" w:hAnsi="Arial" w:cs="Arial"/>
          <w:sz w:val="20"/>
          <w:szCs w:val="20"/>
        </w:rPr>
        <w:t xml:space="preserve">tainless Steel </w:t>
      </w:r>
      <w:r w:rsidRPr="00322E55">
        <w:rPr>
          <w:rFonts w:ascii="Arial" w:hAnsi="Arial" w:cs="Arial"/>
          <w:sz w:val="20"/>
          <w:szCs w:val="20"/>
        </w:rPr>
        <w:t>316L</w:t>
      </w:r>
      <w:r w:rsidR="002D187A">
        <w:rPr>
          <w:rFonts w:ascii="Arial" w:hAnsi="Arial" w:cs="Arial"/>
          <w:sz w:val="20"/>
          <w:szCs w:val="20"/>
        </w:rPr>
        <w:t xml:space="preserve">, further the Material </w:t>
      </w:r>
      <w:r w:rsidR="002D187A" w:rsidRPr="00322E55">
        <w:rPr>
          <w:rFonts w:ascii="Arial" w:hAnsi="Arial" w:cs="Arial"/>
          <w:sz w:val="20"/>
          <w:szCs w:val="20"/>
        </w:rPr>
        <w:t>Specification</w:t>
      </w:r>
      <w:r w:rsidR="002D187A">
        <w:rPr>
          <w:rFonts w:ascii="Arial" w:hAnsi="Arial" w:cs="Arial"/>
          <w:sz w:val="20"/>
          <w:szCs w:val="20"/>
        </w:rPr>
        <w:t xml:space="preserve"> must be captured where available </w:t>
      </w:r>
      <w:proofErr w:type="spellStart"/>
      <w:r w:rsidR="002D187A">
        <w:rPr>
          <w:rFonts w:ascii="Arial" w:hAnsi="Arial" w:cs="Arial"/>
          <w:sz w:val="20"/>
          <w:szCs w:val="20"/>
        </w:rPr>
        <w:t>E.g</w:t>
      </w:r>
      <w:proofErr w:type="spellEnd"/>
      <w:r w:rsidR="002D187A">
        <w:rPr>
          <w:rFonts w:ascii="Arial" w:hAnsi="Arial" w:cs="Arial"/>
          <w:sz w:val="20"/>
          <w:szCs w:val="20"/>
        </w:rPr>
        <w:t xml:space="preserve"> ASTM A193 B8 C</w:t>
      </w:r>
      <w:r w:rsidR="007F2B5A">
        <w:rPr>
          <w:rFonts w:ascii="Arial" w:hAnsi="Arial" w:cs="Arial"/>
          <w:sz w:val="20"/>
          <w:szCs w:val="20"/>
        </w:rPr>
        <w:t>L</w:t>
      </w:r>
      <w:r w:rsidR="002D187A">
        <w:rPr>
          <w:rFonts w:ascii="Arial" w:hAnsi="Arial" w:cs="Arial"/>
          <w:sz w:val="20"/>
          <w:szCs w:val="20"/>
        </w:rPr>
        <w:t>1</w:t>
      </w:r>
    </w:p>
    <w:p w14:paraId="7205F625" w14:textId="77777777" w:rsidR="004E69F5" w:rsidRPr="0001132F" w:rsidRDefault="004E69F5" w:rsidP="0001132F">
      <w:pPr>
        <w:spacing w:before="0" w:after="0"/>
        <w:rPr>
          <w:rFonts w:ascii="Arial" w:hAnsi="Arial" w:cs="Arial"/>
          <w:sz w:val="20"/>
          <w:szCs w:val="20"/>
        </w:rPr>
      </w:pPr>
    </w:p>
    <w:p w14:paraId="77C39F48" w14:textId="46BA42EA" w:rsidR="009667FF" w:rsidRPr="000D2CBF" w:rsidRDefault="000D2CBF" w:rsidP="00337824">
      <w:pPr>
        <w:pStyle w:val="Heading3"/>
        <w:numPr>
          <w:ilvl w:val="0"/>
          <w:numId w:val="2"/>
        </w:numPr>
        <w:spacing w:before="0" w:line="240" w:lineRule="auto"/>
        <w:rPr>
          <w:rFonts w:ascii="Arial" w:hAnsi="Arial" w:cs="Arial"/>
          <w:snapToGrid w:val="0"/>
          <w:sz w:val="20"/>
          <w:szCs w:val="20"/>
          <w:u w:val="single"/>
        </w:rPr>
      </w:pPr>
      <w:bookmarkStart w:id="842" w:name="_Toc81569835"/>
      <w:r>
        <w:rPr>
          <w:rFonts w:ascii="Arial" w:hAnsi="Arial" w:cs="Arial"/>
          <w:sz w:val="20"/>
          <w:szCs w:val="20"/>
          <w:u w:val="single"/>
        </w:rPr>
        <w:t>Metric to Imperial Conversion</w:t>
      </w:r>
      <w:bookmarkEnd w:id="842"/>
    </w:p>
    <w:p w14:paraId="3E255F7C" w14:textId="77777777" w:rsidR="004955FB" w:rsidRDefault="004955FB">
      <w:pPr>
        <w:spacing w:before="0"/>
        <w:rPr>
          <w:rFonts w:ascii="Arial" w:hAnsi="Arial" w:cs="Arial"/>
          <w:sz w:val="20"/>
          <w:szCs w:val="20"/>
        </w:rPr>
      </w:pPr>
      <w:r>
        <w:rPr>
          <w:rFonts w:ascii="Arial" w:hAnsi="Arial" w:cs="Arial"/>
          <w:sz w:val="20"/>
          <w:szCs w:val="20"/>
        </w:rPr>
        <w:t>All imperial sizes are to be fractionalized.</w:t>
      </w:r>
    </w:p>
    <w:p w14:paraId="276715C4" w14:textId="04CB24C3" w:rsidR="004955FB" w:rsidRDefault="004955FB">
      <w:pPr>
        <w:spacing w:before="0"/>
        <w:rPr>
          <w:rFonts w:ascii="Arial" w:hAnsi="Arial" w:cs="Arial"/>
          <w:sz w:val="20"/>
          <w:szCs w:val="20"/>
        </w:rPr>
      </w:pPr>
      <w:r>
        <w:rPr>
          <w:rFonts w:ascii="Arial" w:hAnsi="Arial" w:cs="Arial"/>
          <w:sz w:val="20"/>
          <w:szCs w:val="20"/>
        </w:rPr>
        <w:t>E.g. 1.5 IN = 1-1/2 IN</w:t>
      </w:r>
    </w:p>
    <w:p w14:paraId="14AC42A3" w14:textId="3D600330" w:rsidR="00A71EEC" w:rsidRDefault="00A71EEC">
      <w:pPr>
        <w:spacing w:before="0"/>
        <w:rPr>
          <w:rFonts w:ascii="Arial" w:hAnsi="Arial" w:cs="Arial"/>
          <w:sz w:val="20"/>
          <w:szCs w:val="20"/>
        </w:rPr>
      </w:pPr>
      <w:r w:rsidRPr="00A71EEC">
        <w:rPr>
          <w:rFonts w:ascii="Arial" w:hAnsi="Arial" w:cs="Arial"/>
          <w:sz w:val="20"/>
          <w:szCs w:val="20"/>
        </w:rPr>
        <w:t xml:space="preserve">Here is a good website to use to do conversions </w:t>
      </w:r>
      <w:r>
        <w:rPr>
          <w:rFonts w:ascii="Arial" w:hAnsi="Arial" w:cs="Arial"/>
          <w:sz w:val="20"/>
          <w:szCs w:val="20"/>
        </w:rPr>
        <w:t>–</w:t>
      </w:r>
      <w:r w:rsidRPr="00A71EEC">
        <w:rPr>
          <w:rFonts w:ascii="Arial" w:hAnsi="Arial" w:cs="Arial"/>
          <w:sz w:val="20"/>
          <w:szCs w:val="20"/>
        </w:rPr>
        <w:t xml:space="preserve"> </w:t>
      </w:r>
    </w:p>
    <w:p w14:paraId="1128B2C6" w14:textId="07925AA6" w:rsidR="00A71EEC" w:rsidRDefault="00B63393">
      <w:pPr>
        <w:spacing w:before="0"/>
        <w:rPr>
          <w:rFonts w:ascii="Arial" w:hAnsi="Arial" w:cs="Arial"/>
          <w:snapToGrid w:val="0"/>
          <w:color w:val="4472C4" w:themeColor="accent5"/>
          <w:sz w:val="20"/>
          <w:szCs w:val="20"/>
          <w:u w:val="single"/>
        </w:rPr>
      </w:pPr>
      <w:hyperlink r:id="rId15" w:history="1">
        <w:r w:rsidR="00A71EEC">
          <w:rPr>
            <w:rStyle w:val="Hyperlink"/>
          </w:rPr>
          <w:t>https://www.metric-conversions.org/length/inches-to-millimeters.htm</w:t>
        </w:r>
      </w:hyperlink>
    </w:p>
    <w:p w14:paraId="5A17CEDD" w14:textId="0200E374"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mc:AlternateContent>
          <mc:Choice Requires="wps">
            <w:drawing>
              <wp:anchor distT="0" distB="0" distL="114300" distR="114300" simplePos="0" relativeHeight="251686400" behindDoc="0" locked="0" layoutInCell="1" allowOverlap="1" wp14:anchorId="2B05F880" wp14:editId="1F1B1075">
                <wp:simplePos x="0" y="0"/>
                <wp:positionH relativeFrom="column">
                  <wp:posOffset>3524250</wp:posOffset>
                </wp:positionH>
                <wp:positionV relativeFrom="paragraph">
                  <wp:posOffset>1551305</wp:posOffset>
                </wp:positionV>
                <wp:extent cx="1533525" cy="771525"/>
                <wp:effectExtent l="723900" t="0" r="28575" b="733425"/>
                <wp:wrapNone/>
                <wp:docPr id="3" name="Rounded Rectangular Callout 3"/>
                <wp:cNvGraphicFramePr/>
                <a:graphic xmlns:a="http://schemas.openxmlformats.org/drawingml/2006/main">
                  <a:graphicData uri="http://schemas.microsoft.com/office/word/2010/wordprocessingShape">
                    <wps:wsp>
                      <wps:cNvSpPr/>
                      <wps:spPr>
                        <a:xfrm>
                          <a:off x="0" y="0"/>
                          <a:ext cx="1533525" cy="771525"/>
                        </a:xfrm>
                        <a:prstGeom prst="wedgeRoundRectCallout">
                          <a:avLst>
                            <a:gd name="adj1" fmla="val -96568"/>
                            <a:gd name="adj2" fmla="val 139303"/>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D88A37" w14:textId="77777777" w:rsidR="00374966" w:rsidRPr="003040F9" w:rsidRDefault="00374966" w:rsidP="009667FF">
                            <w:pPr>
                              <w:jc w:val="center"/>
                              <w:rPr>
                                <w:color w:val="000000" w:themeColor="text1"/>
                              </w:rPr>
                            </w:pPr>
                            <w:r>
                              <w:rPr>
                                <w:color w:val="000000" w:themeColor="text1"/>
                              </w:rPr>
                              <w:t>Select “Inches to “Millimetre’s”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05F88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3" o:spid="_x0000_s1027" type="#_x0000_t62" style="position:absolute;left:0;text-align:left;margin-left:277.5pt;margin-top:122.15pt;width:120.75pt;height:60.7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" adj="-10059,40889" fillcolor="yellow" strokecolor="#538135 [2409]" strokeweight="1pt">
                <v:textbox>
                  <w:txbxContent>
                    <w:p w14:paraId="3CD88A37" w14:textId="77777777" w:rsidR="00374966" w:rsidRPr="003040F9" w:rsidRDefault="00374966" w:rsidP="009667FF">
                      <w:pPr>
                        <w:jc w:val="center"/>
                        <w:rPr>
                          <w:color w:val="000000" w:themeColor="text1"/>
                        </w:rPr>
                      </w:pPr>
                      <w:r>
                        <w:rPr>
                          <w:color w:val="000000" w:themeColor="text1"/>
                        </w:rPr>
                        <w:t>Select “Inches to “Millimetre’s”</w:t>
                      </w:r>
                    </w:p>
                  </w:txbxContent>
                </v:textbox>
              </v:shape>
            </w:pict>
          </mc:Fallback>
        </mc:AlternateContent>
      </w:r>
      <w:r w:rsidRPr="009667FF">
        <w:rPr>
          <w:rFonts w:ascii="Arial" w:hAnsi="Arial" w:cs="Arial"/>
          <w:noProof/>
          <w:sz w:val="20"/>
          <w:szCs w:val="20"/>
          <w:lang w:val="en-GB" w:eastAsia="en-GB"/>
        </w:rPr>
        <mc:AlternateContent>
          <mc:Choice Requires="wps">
            <w:drawing>
              <wp:anchor distT="0" distB="0" distL="114300" distR="114300" simplePos="0" relativeHeight="251685376" behindDoc="0" locked="0" layoutInCell="1" allowOverlap="1" wp14:anchorId="6C5316B1" wp14:editId="4A9A7B5D">
                <wp:simplePos x="0" y="0"/>
                <wp:positionH relativeFrom="column">
                  <wp:posOffset>2105025</wp:posOffset>
                </wp:positionH>
                <wp:positionV relativeFrom="paragraph">
                  <wp:posOffset>2932430</wp:posOffset>
                </wp:positionV>
                <wp:extent cx="733425" cy="238125"/>
                <wp:effectExtent l="0" t="0" r="28575" b="28575"/>
                <wp:wrapNone/>
                <wp:docPr id="7" name="Oval 7"/>
                <wp:cNvGraphicFramePr/>
                <a:graphic xmlns:a="http://schemas.openxmlformats.org/drawingml/2006/main">
                  <a:graphicData uri="http://schemas.microsoft.com/office/word/2010/wordprocessingShape">
                    <wps:wsp>
                      <wps:cNvSpPr/>
                      <wps:spPr>
                        <a:xfrm>
                          <a:off x="0" y="0"/>
                          <a:ext cx="733425" cy="2381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A86000" id="Oval 7" o:spid="_x0000_s1026" style="position:absolute;margin-left:165.75pt;margin-top:230.9pt;width:57.75pt;height:18.75pt;z-index:2516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" filled="f" strokecolor="red" strokeweight="1pt">
                <v:stroke joinstyle="miter"/>
              </v:oval>
            </w:pict>
          </mc:Fallback>
        </mc:AlternateContent>
      </w:r>
      <w:r w:rsidRPr="009667FF">
        <w:rPr>
          <w:rFonts w:ascii="Arial" w:hAnsi="Arial" w:cs="Arial"/>
          <w:noProof/>
          <w:sz w:val="20"/>
          <w:szCs w:val="20"/>
          <w:lang w:val="en-GB" w:eastAsia="en-GB"/>
        </w:rPr>
        <w:drawing>
          <wp:inline distT="0" distB="0" distL="0" distR="0" wp14:anchorId="237B6A64" wp14:editId="50AD3C5E">
            <wp:extent cx="5731510" cy="33158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315825"/>
                    </a:xfrm>
                    <a:prstGeom prst="rect">
                      <a:avLst/>
                    </a:prstGeom>
                  </pic:spPr>
                </pic:pic>
              </a:graphicData>
            </a:graphic>
          </wp:inline>
        </w:drawing>
      </w:r>
    </w:p>
    <w:p w14:paraId="5E67DF35" w14:textId="77777777" w:rsidR="009667FF" w:rsidRPr="009667FF" w:rsidRDefault="009667FF" w:rsidP="009667FF">
      <w:pPr>
        <w:spacing w:before="0" w:after="0"/>
        <w:ind w:left="144"/>
        <w:rPr>
          <w:rFonts w:ascii="Arial" w:hAnsi="Arial" w:cs="Arial"/>
          <w:sz w:val="20"/>
          <w:szCs w:val="20"/>
        </w:rPr>
      </w:pPr>
      <w:r w:rsidRPr="009667FF">
        <w:rPr>
          <w:noProof/>
          <w:lang w:val="en-GB" w:eastAsia="en-GB"/>
        </w:rPr>
        <mc:AlternateContent>
          <mc:Choice Requires="wps">
            <w:drawing>
              <wp:anchor distT="0" distB="0" distL="114300" distR="114300" simplePos="0" relativeHeight="251687424" behindDoc="0" locked="0" layoutInCell="1" allowOverlap="1" wp14:anchorId="20F1CB46" wp14:editId="77101032">
                <wp:simplePos x="0" y="0"/>
                <wp:positionH relativeFrom="column">
                  <wp:posOffset>1902617</wp:posOffset>
                </wp:positionH>
                <wp:positionV relativeFrom="paragraph">
                  <wp:posOffset>143352</wp:posOffset>
                </wp:positionV>
                <wp:extent cx="1071565" cy="295275"/>
                <wp:effectExtent l="0" t="12065" r="0" b="40640"/>
                <wp:wrapNone/>
                <wp:docPr id="9" name="Notched Right Arrow 9"/>
                <wp:cNvGraphicFramePr/>
                <a:graphic xmlns:a="http://schemas.openxmlformats.org/drawingml/2006/main">
                  <a:graphicData uri="http://schemas.microsoft.com/office/word/2010/wordprocessingShape">
                    <wps:wsp>
                      <wps:cNvSpPr/>
                      <wps:spPr>
                        <a:xfrm rot="5400000">
                          <a:off x="0" y="0"/>
                          <a:ext cx="1071565" cy="295275"/>
                        </a:xfrm>
                        <a:prstGeom prst="notched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6A2082"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Notched Right Arrow 9" o:spid="_x0000_s1026" type="#_x0000_t94" style="position:absolute;margin-left:149.8pt;margin-top:11.3pt;width:84.4pt;height:23.25pt;rotation:90;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" adj="18624" fillcolor="red" strokecolor="red" strokeweight="1pt"/>
            </w:pict>
          </mc:Fallback>
        </mc:AlternateContent>
      </w:r>
    </w:p>
    <w:p w14:paraId="51EAD5CF" w14:textId="77777777"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w:drawing>
          <wp:inline distT="0" distB="0" distL="0" distR="0" wp14:anchorId="3E4A5137" wp14:editId="441A78FB">
            <wp:extent cx="5731510" cy="1926424"/>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1926424"/>
                    </a:xfrm>
                    <a:prstGeom prst="rect">
                      <a:avLst/>
                    </a:prstGeom>
                  </pic:spPr>
                </pic:pic>
              </a:graphicData>
            </a:graphic>
          </wp:inline>
        </w:drawing>
      </w:r>
    </w:p>
    <w:p w14:paraId="39195312" w14:textId="77777777"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w:lastRenderedPageBreak/>
        <mc:AlternateContent>
          <mc:Choice Requires="wps">
            <w:drawing>
              <wp:anchor distT="0" distB="0" distL="114300" distR="114300" simplePos="0" relativeHeight="251689472" behindDoc="0" locked="0" layoutInCell="1" allowOverlap="1" wp14:anchorId="46A01265" wp14:editId="05EE8509">
                <wp:simplePos x="0" y="0"/>
                <wp:positionH relativeFrom="column">
                  <wp:posOffset>3609975</wp:posOffset>
                </wp:positionH>
                <wp:positionV relativeFrom="paragraph">
                  <wp:posOffset>1543050</wp:posOffset>
                </wp:positionV>
                <wp:extent cx="1533525" cy="819150"/>
                <wp:effectExtent l="0" t="0" r="28575" b="552450"/>
                <wp:wrapNone/>
                <wp:docPr id="11" name="Rounded Rectangular Callout 11"/>
                <wp:cNvGraphicFramePr/>
                <a:graphic xmlns:a="http://schemas.openxmlformats.org/drawingml/2006/main">
                  <a:graphicData uri="http://schemas.microsoft.com/office/word/2010/wordprocessingShape">
                    <wps:wsp>
                      <wps:cNvSpPr/>
                      <wps:spPr>
                        <a:xfrm>
                          <a:off x="0" y="0"/>
                          <a:ext cx="1533525" cy="819150"/>
                        </a:xfrm>
                        <a:prstGeom prst="wedgeRoundRectCallout">
                          <a:avLst>
                            <a:gd name="adj1" fmla="val -35078"/>
                            <a:gd name="adj2" fmla="val 114145"/>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C1BA82" w14:textId="04495B38" w:rsidR="00374966" w:rsidRPr="003040F9" w:rsidRDefault="00374966" w:rsidP="009667FF">
                            <w:pPr>
                              <w:jc w:val="center"/>
                              <w:rPr>
                                <w:color w:val="000000" w:themeColor="text1"/>
                              </w:rPr>
                            </w:pPr>
                            <w:r>
                              <w:rPr>
                                <w:color w:val="000000" w:themeColor="text1"/>
                              </w:rPr>
                              <w:t>Imperial size converted to metric in millimetres.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01265" id="Rounded Rectangular Callout 11" o:spid="_x0000_s1028" type="#_x0000_t62" style="position:absolute;left:0;text-align:left;margin-left:284.25pt;margin-top:121.5pt;width:120.75pt;height:6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" adj="3223,35455" fillcolor="yellow" strokecolor="#538135 [2409]" strokeweight="1pt">
                <v:textbox>
                  <w:txbxContent>
                    <w:p w14:paraId="2AC1BA82" w14:textId="04495B38" w:rsidR="00374966" w:rsidRPr="003040F9" w:rsidRDefault="00374966" w:rsidP="009667FF">
                      <w:pPr>
                        <w:jc w:val="center"/>
                        <w:rPr>
                          <w:color w:val="000000" w:themeColor="text1"/>
                        </w:rPr>
                      </w:pPr>
                      <w:r>
                        <w:rPr>
                          <w:color w:val="000000" w:themeColor="text1"/>
                        </w:rPr>
                        <w:t>Imperial size converted to metric in millimetres.</w:t>
                      </w:r>
                    </w:p>
                  </w:txbxContent>
                </v:textbox>
              </v:shape>
            </w:pict>
          </mc:Fallback>
        </mc:AlternateContent>
      </w:r>
      <w:r w:rsidRPr="009667FF">
        <w:rPr>
          <w:rFonts w:ascii="Arial" w:hAnsi="Arial" w:cs="Arial"/>
          <w:noProof/>
          <w:sz w:val="20"/>
          <w:szCs w:val="20"/>
          <w:lang w:val="en-GB" w:eastAsia="en-GB"/>
        </w:rPr>
        <mc:AlternateContent>
          <mc:Choice Requires="wps">
            <w:drawing>
              <wp:anchor distT="0" distB="0" distL="114300" distR="114300" simplePos="0" relativeHeight="251688448" behindDoc="0" locked="0" layoutInCell="1" allowOverlap="1" wp14:anchorId="2A7263AB" wp14:editId="01664FD9">
                <wp:simplePos x="0" y="0"/>
                <wp:positionH relativeFrom="column">
                  <wp:posOffset>3609975</wp:posOffset>
                </wp:positionH>
                <wp:positionV relativeFrom="paragraph">
                  <wp:posOffset>1000126</wp:posOffset>
                </wp:positionV>
                <wp:extent cx="1533525" cy="552450"/>
                <wp:effectExtent l="1409700" t="190500" r="28575" b="19050"/>
                <wp:wrapNone/>
                <wp:docPr id="10" name="Rounded Rectangular Callout 10"/>
                <wp:cNvGraphicFramePr/>
                <a:graphic xmlns:a="http://schemas.openxmlformats.org/drawingml/2006/main">
                  <a:graphicData uri="http://schemas.microsoft.com/office/word/2010/wordprocessingShape">
                    <wps:wsp>
                      <wps:cNvSpPr/>
                      <wps:spPr>
                        <a:xfrm>
                          <a:off x="0" y="0"/>
                          <a:ext cx="1533525" cy="552450"/>
                        </a:xfrm>
                        <a:prstGeom prst="wedgeRoundRectCallout">
                          <a:avLst>
                            <a:gd name="adj1" fmla="val -141289"/>
                            <a:gd name="adj2" fmla="val -84154"/>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8B184" w14:textId="77777777" w:rsidR="00374966" w:rsidRPr="003040F9" w:rsidRDefault="00374966" w:rsidP="009667FF">
                            <w:pPr>
                              <w:jc w:val="center"/>
                              <w:rPr>
                                <w:color w:val="000000" w:themeColor="text1"/>
                              </w:rPr>
                            </w:pPr>
                            <w:r>
                              <w:rPr>
                                <w:color w:val="000000" w:themeColor="text1"/>
                              </w:rPr>
                              <w:t>Enter imperial decimal size.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263AB" id="Rounded Rectangular Callout 10" o:spid="_x0000_s1029" type="#_x0000_t62" style="position:absolute;left:0;text-align:left;margin-left:284.25pt;margin-top:78.75pt;width:120.75pt;height:43.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" adj="-19718,-7377" fillcolor="yellow" strokecolor="#538135 [2409]" strokeweight="1pt">
                <v:textbox>
                  <w:txbxContent>
                    <w:p w14:paraId="2018B184" w14:textId="77777777" w:rsidR="00374966" w:rsidRPr="003040F9" w:rsidRDefault="00374966" w:rsidP="009667FF">
                      <w:pPr>
                        <w:jc w:val="center"/>
                        <w:rPr>
                          <w:color w:val="000000" w:themeColor="text1"/>
                        </w:rPr>
                      </w:pPr>
                      <w:r>
                        <w:rPr>
                          <w:color w:val="000000" w:themeColor="text1"/>
                        </w:rPr>
                        <w:t>Enter imperial decimal size.</w:t>
                      </w:r>
                    </w:p>
                  </w:txbxContent>
                </v:textbox>
              </v:shape>
            </w:pict>
          </mc:Fallback>
        </mc:AlternateContent>
      </w:r>
      <w:r w:rsidRPr="009667FF">
        <w:rPr>
          <w:rFonts w:ascii="Arial" w:hAnsi="Arial" w:cs="Arial"/>
          <w:noProof/>
          <w:sz w:val="20"/>
          <w:szCs w:val="20"/>
          <w:lang w:val="en-GB" w:eastAsia="en-GB"/>
        </w:rPr>
        <w:drawing>
          <wp:inline distT="0" distB="0" distL="0" distR="0" wp14:anchorId="4D11D833" wp14:editId="40A0085A">
            <wp:extent cx="5731510" cy="3416862"/>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416862"/>
                    </a:xfrm>
                    <a:prstGeom prst="rect">
                      <a:avLst/>
                    </a:prstGeom>
                  </pic:spPr>
                </pic:pic>
              </a:graphicData>
            </a:graphic>
          </wp:inline>
        </w:drawing>
      </w:r>
    </w:p>
    <w:p w14:paraId="1B94B075" w14:textId="77777777"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mc:AlternateContent>
          <mc:Choice Requires="wps">
            <w:drawing>
              <wp:anchor distT="0" distB="0" distL="114300" distR="114300" simplePos="0" relativeHeight="251690496" behindDoc="0" locked="0" layoutInCell="1" allowOverlap="1" wp14:anchorId="566D323F" wp14:editId="362D74A7">
                <wp:simplePos x="0" y="0"/>
                <wp:positionH relativeFrom="column">
                  <wp:posOffset>3762375</wp:posOffset>
                </wp:positionH>
                <wp:positionV relativeFrom="paragraph">
                  <wp:posOffset>1165225</wp:posOffset>
                </wp:positionV>
                <wp:extent cx="1533525" cy="552450"/>
                <wp:effectExtent l="0" t="0" r="28575" b="1200150"/>
                <wp:wrapNone/>
                <wp:docPr id="12" name="Rounded Rectangular Callout 12"/>
                <wp:cNvGraphicFramePr/>
                <a:graphic xmlns:a="http://schemas.openxmlformats.org/drawingml/2006/main">
                  <a:graphicData uri="http://schemas.microsoft.com/office/word/2010/wordprocessingShape">
                    <wps:wsp>
                      <wps:cNvSpPr/>
                      <wps:spPr>
                        <a:xfrm>
                          <a:off x="0" y="0"/>
                          <a:ext cx="1533525" cy="552450"/>
                        </a:xfrm>
                        <a:prstGeom prst="wedgeRoundRectCallout">
                          <a:avLst>
                            <a:gd name="adj1" fmla="val -46258"/>
                            <a:gd name="adj2" fmla="val 262398"/>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4D0959" w14:textId="77777777" w:rsidR="00374966" w:rsidRPr="003040F9" w:rsidRDefault="00374966" w:rsidP="009667FF">
                            <w:pPr>
                              <w:jc w:val="center"/>
                              <w:rPr>
                                <w:color w:val="000000" w:themeColor="text1"/>
                              </w:rPr>
                            </w:pPr>
                            <w:r>
                              <w:rPr>
                                <w:color w:val="000000" w:themeColor="text1"/>
                              </w:rPr>
                              <w:t>Highlight and copy.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D323F" id="Rounded Rectangular Callout 12" o:spid="_x0000_s1030" type="#_x0000_t62" style="position:absolute;left:0;text-align:left;margin-left:296.25pt;margin-top:91.75pt;width:120.75pt;height:4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" adj="808,67478" fillcolor="yellow" strokecolor="#538135 [2409]" strokeweight="1pt">
                <v:textbox>
                  <w:txbxContent>
                    <w:p w14:paraId="464D0959" w14:textId="77777777" w:rsidR="00374966" w:rsidRPr="003040F9" w:rsidRDefault="00374966" w:rsidP="009667FF">
                      <w:pPr>
                        <w:jc w:val="center"/>
                        <w:rPr>
                          <w:color w:val="000000" w:themeColor="text1"/>
                        </w:rPr>
                      </w:pPr>
                      <w:r>
                        <w:rPr>
                          <w:color w:val="000000" w:themeColor="text1"/>
                        </w:rPr>
                        <w:t>Highlight and copy.</w:t>
                      </w:r>
                    </w:p>
                  </w:txbxContent>
                </v:textbox>
              </v:shape>
            </w:pict>
          </mc:Fallback>
        </mc:AlternateContent>
      </w:r>
      <w:r w:rsidRPr="009667FF">
        <w:rPr>
          <w:rFonts w:ascii="Arial" w:hAnsi="Arial" w:cs="Arial"/>
          <w:noProof/>
          <w:sz w:val="20"/>
          <w:szCs w:val="20"/>
          <w:lang w:val="en-GB" w:eastAsia="en-GB"/>
        </w:rPr>
        <w:drawing>
          <wp:inline distT="0" distB="0" distL="0" distR="0" wp14:anchorId="08E0F560" wp14:editId="39321B06">
            <wp:extent cx="5734050" cy="3435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6972" t="31284" r="40266" b="27521"/>
                    <a:stretch/>
                  </pic:blipFill>
                  <pic:spPr bwMode="auto">
                    <a:xfrm>
                      <a:off x="0" y="0"/>
                      <a:ext cx="5741047" cy="3440162"/>
                    </a:xfrm>
                    <a:prstGeom prst="rect">
                      <a:avLst/>
                    </a:prstGeom>
                    <a:ln>
                      <a:noFill/>
                    </a:ln>
                    <a:extLst>
                      <a:ext uri="{53640926-AAD7-44D8-BBD7-CCE9431645EC}">
                        <a14:shadowObscured xmlns:a14="http://schemas.microsoft.com/office/drawing/2010/main"/>
                      </a:ext>
                    </a:extLst>
                  </pic:spPr>
                </pic:pic>
              </a:graphicData>
            </a:graphic>
          </wp:inline>
        </w:drawing>
      </w:r>
    </w:p>
    <w:p w14:paraId="324246F4" w14:textId="77777777"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mc:AlternateContent>
          <mc:Choice Requires="wps">
            <w:drawing>
              <wp:anchor distT="0" distB="0" distL="114300" distR="114300" simplePos="0" relativeHeight="251692544" behindDoc="0" locked="0" layoutInCell="1" allowOverlap="1" wp14:anchorId="52438308" wp14:editId="268D03ED">
                <wp:simplePos x="0" y="0"/>
                <wp:positionH relativeFrom="column">
                  <wp:posOffset>3765550</wp:posOffset>
                </wp:positionH>
                <wp:positionV relativeFrom="paragraph">
                  <wp:posOffset>1155065</wp:posOffset>
                </wp:positionV>
                <wp:extent cx="1533525" cy="647700"/>
                <wp:effectExtent l="838200" t="476250" r="28575" b="19050"/>
                <wp:wrapNone/>
                <wp:docPr id="14" name="Rounded Rectangular Callout 14"/>
                <wp:cNvGraphicFramePr/>
                <a:graphic xmlns:a="http://schemas.openxmlformats.org/drawingml/2006/main">
                  <a:graphicData uri="http://schemas.microsoft.com/office/word/2010/wordprocessingShape">
                    <wps:wsp>
                      <wps:cNvSpPr/>
                      <wps:spPr>
                        <a:xfrm>
                          <a:off x="0" y="0"/>
                          <a:ext cx="1533525" cy="647700"/>
                        </a:xfrm>
                        <a:prstGeom prst="wedgeRoundRectCallout">
                          <a:avLst>
                            <a:gd name="adj1" fmla="val -101537"/>
                            <a:gd name="adj2" fmla="val -119178"/>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9BB8E2" w14:textId="77777777" w:rsidR="00374966" w:rsidRPr="003040F9" w:rsidRDefault="00374966" w:rsidP="009667FF">
                            <w:pPr>
                              <w:jc w:val="center"/>
                              <w:rPr>
                                <w:color w:val="000000" w:themeColor="text1"/>
                              </w:rPr>
                            </w:pPr>
                            <w:r>
                              <w:rPr>
                                <w:color w:val="000000" w:themeColor="text1"/>
                              </w:rPr>
                              <w:t>Paste copied millimetre’s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38308" id="Rounded Rectangular Callout 14" o:spid="_x0000_s1031" type="#_x0000_t62" style="position:absolute;left:0;text-align:left;margin-left:296.5pt;margin-top:90.95pt;width:120.75pt;height:51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" adj="-11132,-14942" fillcolor="yellow" strokecolor="#538135 [2409]" strokeweight="1pt">
                <v:textbox>
                  <w:txbxContent>
                    <w:p w14:paraId="1E9BB8E2" w14:textId="77777777" w:rsidR="00374966" w:rsidRPr="003040F9" w:rsidRDefault="00374966" w:rsidP="009667FF">
                      <w:pPr>
                        <w:jc w:val="center"/>
                        <w:rPr>
                          <w:color w:val="000000" w:themeColor="text1"/>
                        </w:rPr>
                      </w:pPr>
                      <w:r>
                        <w:rPr>
                          <w:color w:val="000000" w:themeColor="text1"/>
                        </w:rPr>
                        <w:t>Paste copied millimetre’s value</w:t>
                      </w:r>
                    </w:p>
                  </w:txbxContent>
                </v:textbox>
              </v:shape>
            </w:pict>
          </mc:Fallback>
        </mc:AlternateContent>
      </w:r>
      <w:r w:rsidRPr="009667FF">
        <w:rPr>
          <w:rFonts w:ascii="Arial" w:hAnsi="Arial" w:cs="Arial"/>
          <w:noProof/>
          <w:sz w:val="20"/>
          <w:szCs w:val="20"/>
          <w:lang w:val="en-GB" w:eastAsia="en-GB"/>
        </w:rPr>
        <mc:AlternateContent>
          <mc:Choice Requires="wps">
            <w:drawing>
              <wp:anchor distT="0" distB="0" distL="114300" distR="114300" simplePos="0" relativeHeight="251691520" behindDoc="0" locked="0" layoutInCell="1" allowOverlap="1" wp14:anchorId="2F2F5A4B" wp14:editId="46A7CE42">
                <wp:simplePos x="0" y="0"/>
                <wp:positionH relativeFrom="column">
                  <wp:posOffset>0</wp:posOffset>
                </wp:positionH>
                <wp:positionV relativeFrom="paragraph">
                  <wp:posOffset>209550</wp:posOffset>
                </wp:positionV>
                <wp:extent cx="1533525" cy="381000"/>
                <wp:effectExtent l="0" t="0" r="28575" b="1104900"/>
                <wp:wrapNone/>
                <wp:docPr id="13" name="Rounded Rectangular Callout 13"/>
                <wp:cNvGraphicFramePr/>
                <a:graphic xmlns:a="http://schemas.openxmlformats.org/drawingml/2006/main">
                  <a:graphicData uri="http://schemas.microsoft.com/office/word/2010/wordprocessingShape">
                    <wps:wsp>
                      <wps:cNvSpPr/>
                      <wps:spPr>
                        <a:xfrm>
                          <a:off x="0" y="0"/>
                          <a:ext cx="1533525" cy="381000"/>
                        </a:xfrm>
                        <a:prstGeom prst="wedgeRoundRectCallout">
                          <a:avLst>
                            <a:gd name="adj1" fmla="val 8401"/>
                            <a:gd name="adj2" fmla="val 331105"/>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4F6F28" w14:textId="10853554" w:rsidR="00374966" w:rsidRPr="003040F9" w:rsidRDefault="00374966" w:rsidP="009667FF">
                            <w:pPr>
                              <w:jc w:val="center"/>
                              <w:rPr>
                                <w:color w:val="000000" w:themeColor="text1"/>
                              </w:rPr>
                            </w:pPr>
                            <w:r>
                              <w:rPr>
                                <w:color w:val="000000" w:themeColor="text1"/>
                              </w:rPr>
                              <w:t>Click on “Swap Units”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F5A4B" id="Rounded Rectangular Callout 13" o:spid="_x0000_s1032" type="#_x0000_t62" style="position:absolute;left:0;text-align:left;margin-left:0;margin-top:16.5pt;width:120.75pt;height:30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" adj="12615,82319" fillcolor="yellow" strokecolor="#538135 [2409]" strokeweight="1pt">
                <v:textbox>
                  <w:txbxContent>
                    <w:p w14:paraId="304F6F28" w14:textId="10853554" w:rsidR="00374966" w:rsidRPr="003040F9" w:rsidRDefault="00374966" w:rsidP="009667FF">
                      <w:pPr>
                        <w:jc w:val="center"/>
                        <w:rPr>
                          <w:color w:val="000000" w:themeColor="text1"/>
                        </w:rPr>
                      </w:pPr>
                      <w:r>
                        <w:rPr>
                          <w:color w:val="000000" w:themeColor="text1"/>
                        </w:rPr>
                        <w:t>Click on “Swap Units”</w:t>
                      </w:r>
                    </w:p>
                  </w:txbxContent>
                </v:textbox>
              </v:shape>
            </w:pict>
          </mc:Fallback>
        </mc:AlternateContent>
      </w:r>
      <w:r w:rsidRPr="009667FF">
        <w:rPr>
          <w:rFonts w:ascii="Arial" w:hAnsi="Arial" w:cs="Arial"/>
          <w:noProof/>
          <w:sz w:val="20"/>
          <w:szCs w:val="20"/>
          <w:lang w:val="en-GB" w:eastAsia="en-GB"/>
        </w:rPr>
        <w:drawing>
          <wp:inline distT="0" distB="0" distL="0" distR="0" wp14:anchorId="2EA090BF" wp14:editId="60DDAFE6">
            <wp:extent cx="5731510" cy="192887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1928874"/>
                    </a:xfrm>
                    <a:prstGeom prst="rect">
                      <a:avLst/>
                    </a:prstGeom>
                  </pic:spPr>
                </pic:pic>
              </a:graphicData>
            </a:graphic>
          </wp:inline>
        </w:drawing>
      </w:r>
    </w:p>
    <w:p w14:paraId="33A8DF4D" w14:textId="7BCF8F9D" w:rsidR="00881E2C"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w:lastRenderedPageBreak/>
        <mc:AlternateContent>
          <mc:Choice Requires="wps">
            <w:drawing>
              <wp:anchor distT="0" distB="0" distL="114300" distR="114300" simplePos="0" relativeHeight="251693568" behindDoc="0" locked="0" layoutInCell="1" allowOverlap="1" wp14:anchorId="37C39533" wp14:editId="27044EBE">
                <wp:simplePos x="0" y="0"/>
                <wp:positionH relativeFrom="column">
                  <wp:posOffset>3714750</wp:posOffset>
                </wp:positionH>
                <wp:positionV relativeFrom="paragraph">
                  <wp:posOffset>1080770</wp:posOffset>
                </wp:positionV>
                <wp:extent cx="1533525" cy="641350"/>
                <wp:effectExtent l="1219200" t="476250" r="28575" b="25400"/>
                <wp:wrapNone/>
                <wp:docPr id="15" name="Rounded Rectangular Callout 15"/>
                <wp:cNvGraphicFramePr/>
                <a:graphic xmlns:a="http://schemas.openxmlformats.org/drawingml/2006/main">
                  <a:graphicData uri="http://schemas.microsoft.com/office/word/2010/wordprocessingShape">
                    <wps:wsp>
                      <wps:cNvSpPr/>
                      <wps:spPr>
                        <a:xfrm>
                          <a:off x="0" y="0"/>
                          <a:ext cx="1533525" cy="641350"/>
                        </a:xfrm>
                        <a:prstGeom prst="wedgeRoundRectCallout">
                          <a:avLst>
                            <a:gd name="adj1" fmla="val -126382"/>
                            <a:gd name="adj2" fmla="val -116913"/>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421079" w14:textId="041ADFED" w:rsidR="00374966" w:rsidRPr="003040F9" w:rsidRDefault="00374966" w:rsidP="009667FF">
                            <w:pPr>
                              <w:jc w:val="center"/>
                              <w:rPr>
                                <w:color w:val="000000" w:themeColor="text1"/>
                              </w:rPr>
                            </w:pPr>
                            <w:r>
                              <w:rPr>
                                <w:color w:val="000000" w:themeColor="text1"/>
                              </w:rPr>
                              <w:t>Remove “mm” at the end of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39533" id="Rounded Rectangular Callout 15" o:spid="_x0000_s1033" type="#_x0000_t62" style="position:absolute;left:0;text-align:left;margin-left:292.5pt;margin-top:85.1pt;width:120.75pt;height:5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" adj="-16499,-14453" fillcolor="yellow" strokecolor="#538135 [2409]" strokeweight="1pt">
                <v:textbox>
                  <w:txbxContent>
                    <w:p w14:paraId="60421079" w14:textId="041ADFED" w:rsidR="00374966" w:rsidRPr="003040F9" w:rsidRDefault="00374966" w:rsidP="009667FF">
                      <w:pPr>
                        <w:jc w:val="center"/>
                        <w:rPr>
                          <w:color w:val="000000" w:themeColor="text1"/>
                        </w:rPr>
                      </w:pPr>
                      <w:r>
                        <w:rPr>
                          <w:color w:val="000000" w:themeColor="text1"/>
                        </w:rPr>
                        <w:t>Remove “mm” at the end of number</w:t>
                      </w:r>
                    </w:p>
                  </w:txbxContent>
                </v:textbox>
              </v:shape>
            </w:pict>
          </mc:Fallback>
        </mc:AlternateContent>
      </w:r>
      <w:r w:rsidRPr="009667FF">
        <w:rPr>
          <w:rFonts w:ascii="Arial" w:hAnsi="Arial" w:cs="Arial"/>
          <w:noProof/>
          <w:sz w:val="20"/>
          <w:szCs w:val="20"/>
          <w:lang w:val="en-GB" w:eastAsia="en-GB"/>
        </w:rPr>
        <mc:AlternateContent>
          <mc:Choice Requires="wps">
            <w:drawing>
              <wp:anchor distT="0" distB="0" distL="114300" distR="114300" simplePos="0" relativeHeight="251694592" behindDoc="0" locked="0" layoutInCell="1" allowOverlap="1" wp14:anchorId="33B1F375" wp14:editId="4387AFBE">
                <wp:simplePos x="0" y="0"/>
                <wp:positionH relativeFrom="column">
                  <wp:posOffset>3867150</wp:posOffset>
                </wp:positionH>
                <wp:positionV relativeFrom="paragraph">
                  <wp:posOffset>1969770</wp:posOffset>
                </wp:positionV>
                <wp:extent cx="1533525" cy="628650"/>
                <wp:effectExtent l="0" t="0" r="28575" b="476250"/>
                <wp:wrapNone/>
                <wp:docPr id="16" name="Rounded Rectangular Callout 16"/>
                <wp:cNvGraphicFramePr/>
                <a:graphic xmlns:a="http://schemas.openxmlformats.org/drawingml/2006/main">
                  <a:graphicData uri="http://schemas.microsoft.com/office/word/2010/wordprocessingShape">
                    <wps:wsp>
                      <wps:cNvSpPr/>
                      <wps:spPr>
                        <a:xfrm>
                          <a:off x="0" y="0"/>
                          <a:ext cx="1533525" cy="628650"/>
                        </a:xfrm>
                        <a:prstGeom prst="wedgeRoundRectCallout">
                          <a:avLst>
                            <a:gd name="adj1" fmla="val 7779"/>
                            <a:gd name="adj2" fmla="val 117639"/>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C7FF08" w14:textId="77777777" w:rsidR="00374966" w:rsidRPr="003040F9" w:rsidRDefault="00374966" w:rsidP="009667FF">
                            <w:pPr>
                              <w:jc w:val="center"/>
                              <w:rPr>
                                <w:color w:val="000000" w:themeColor="text1"/>
                              </w:rPr>
                            </w:pPr>
                            <w:r>
                              <w:rPr>
                                <w:color w:val="000000" w:themeColor="text1"/>
                              </w:rPr>
                              <w:t>Imperial fraction is given and to be used.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1F375" id="Rounded Rectangular Callout 16" o:spid="_x0000_s1034" type="#_x0000_t62" style="position:absolute;left:0;text-align:left;margin-left:304.5pt;margin-top:155.1pt;width:120.75pt;height:49.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" adj="12480,36210" fillcolor="yellow" strokecolor="#538135 [2409]" strokeweight="1pt">
                <v:textbox>
                  <w:txbxContent>
                    <w:p w14:paraId="1FC7FF08" w14:textId="77777777" w:rsidR="00374966" w:rsidRPr="003040F9" w:rsidRDefault="00374966" w:rsidP="009667FF">
                      <w:pPr>
                        <w:jc w:val="center"/>
                        <w:rPr>
                          <w:color w:val="000000" w:themeColor="text1"/>
                        </w:rPr>
                      </w:pPr>
                      <w:r>
                        <w:rPr>
                          <w:color w:val="000000" w:themeColor="text1"/>
                        </w:rPr>
                        <w:t>Imperial fraction is given and to be used.</w:t>
                      </w:r>
                    </w:p>
                  </w:txbxContent>
                </v:textbox>
              </v:shape>
            </w:pict>
          </mc:Fallback>
        </mc:AlternateContent>
      </w:r>
      <w:r w:rsidRPr="009667FF">
        <w:rPr>
          <w:rFonts w:ascii="Arial" w:hAnsi="Arial" w:cs="Arial"/>
          <w:noProof/>
          <w:sz w:val="20"/>
          <w:szCs w:val="20"/>
          <w:lang w:val="en-GB" w:eastAsia="en-GB"/>
        </w:rPr>
        <w:drawing>
          <wp:inline distT="0" distB="0" distL="0" distR="0" wp14:anchorId="52DD8152" wp14:editId="16B71AB5">
            <wp:extent cx="5731510" cy="3697314"/>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3697314"/>
                    </a:xfrm>
                    <a:prstGeom prst="rect">
                      <a:avLst/>
                    </a:prstGeom>
                  </pic:spPr>
                </pic:pic>
              </a:graphicData>
            </a:graphic>
          </wp:inline>
        </w:drawing>
      </w:r>
    </w:p>
    <w:p w14:paraId="64C56AE0" w14:textId="77777777" w:rsidR="00881E2C" w:rsidRDefault="00881E2C">
      <w:pPr>
        <w:spacing w:before="0"/>
        <w:rPr>
          <w:rFonts w:ascii="Arial" w:hAnsi="Arial" w:cs="Arial"/>
          <w:sz w:val="20"/>
          <w:szCs w:val="20"/>
        </w:rPr>
      </w:pPr>
      <w:r>
        <w:rPr>
          <w:rFonts w:ascii="Arial" w:hAnsi="Arial" w:cs="Arial"/>
          <w:sz w:val="20"/>
          <w:szCs w:val="20"/>
        </w:rPr>
        <w:br w:type="page"/>
      </w:r>
    </w:p>
    <w:p w14:paraId="20E602C2" w14:textId="68EC391A" w:rsidR="00F340B4" w:rsidRPr="004A468A" w:rsidRDefault="00F340B4" w:rsidP="00495A22">
      <w:pPr>
        <w:spacing w:before="0" w:after="0"/>
        <w:rPr>
          <w:rFonts w:ascii="Arial" w:hAnsi="Arial" w:cs="Arial"/>
          <w:b/>
          <w:i/>
          <w:snapToGrid w:val="0"/>
          <w:color w:val="4472C4" w:themeColor="accent5"/>
          <w:sz w:val="20"/>
          <w:szCs w:val="20"/>
          <w:u w:val="single"/>
          <w:lang w:eastAsia="en-CA"/>
        </w:rPr>
      </w:pPr>
    </w:p>
    <w:p w14:paraId="039846BC" w14:textId="148B39E0" w:rsidR="000211F3" w:rsidRPr="00495A22" w:rsidRDefault="000211F3" w:rsidP="009159CB">
      <w:pPr>
        <w:pStyle w:val="Heading1"/>
        <w:numPr>
          <w:ilvl w:val="0"/>
          <w:numId w:val="19"/>
        </w:numPr>
        <w:spacing w:before="0" w:after="0" w:line="240" w:lineRule="auto"/>
        <w:rPr>
          <w:rFonts w:ascii="Arial" w:hAnsi="Arial" w:cs="Arial"/>
          <w:sz w:val="20"/>
          <w:szCs w:val="20"/>
        </w:rPr>
      </w:pPr>
      <w:bookmarkStart w:id="843" w:name="_Toc5371443"/>
      <w:bookmarkStart w:id="844" w:name="_Toc5608040"/>
      <w:bookmarkStart w:id="845" w:name="_Toc5611583"/>
      <w:bookmarkStart w:id="846" w:name="_Toc5618644"/>
      <w:bookmarkStart w:id="847" w:name="_Toc5691115"/>
      <w:bookmarkStart w:id="848" w:name="_Toc5691424"/>
      <w:bookmarkStart w:id="849" w:name="_Toc5709290"/>
      <w:bookmarkStart w:id="850" w:name="_Toc5709597"/>
      <w:bookmarkStart w:id="851" w:name="_Toc5716235"/>
      <w:bookmarkStart w:id="852" w:name="_Toc5786568"/>
      <w:bookmarkStart w:id="853" w:name="_Toc5786894"/>
      <w:bookmarkStart w:id="854" w:name="_Toc7080740"/>
      <w:bookmarkStart w:id="855" w:name="_Toc7099729"/>
      <w:bookmarkStart w:id="856" w:name="_Toc7157103"/>
      <w:bookmarkStart w:id="857" w:name="_Toc7157480"/>
      <w:bookmarkStart w:id="858" w:name="_Toc7165180"/>
      <w:bookmarkStart w:id="859" w:name="_Toc7445047"/>
      <w:bookmarkStart w:id="860" w:name="_Toc7499754"/>
      <w:bookmarkStart w:id="861" w:name="_Toc7503495"/>
      <w:bookmarkStart w:id="862" w:name="_Toc7504130"/>
      <w:bookmarkStart w:id="863" w:name="_Toc7504765"/>
      <w:bookmarkStart w:id="864" w:name="_Toc7505399"/>
      <w:bookmarkStart w:id="865" w:name="_Toc7522439"/>
      <w:bookmarkStart w:id="866" w:name="_Toc7699183"/>
      <w:bookmarkStart w:id="867" w:name="_Toc7699844"/>
      <w:bookmarkStart w:id="868" w:name="_Toc7720912"/>
      <w:bookmarkStart w:id="869" w:name="_Toc8725170"/>
      <w:bookmarkStart w:id="870" w:name="_Toc8741629"/>
      <w:bookmarkStart w:id="871" w:name="_Toc10789805"/>
      <w:bookmarkStart w:id="872" w:name="_Toc11060881"/>
      <w:bookmarkStart w:id="873" w:name="_Toc11065747"/>
      <w:bookmarkStart w:id="874" w:name="_Toc11126323"/>
      <w:bookmarkStart w:id="875" w:name="_Toc11385789"/>
      <w:bookmarkStart w:id="876" w:name="_Toc11739658"/>
      <w:bookmarkStart w:id="877" w:name="_Toc14776932"/>
      <w:bookmarkStart w:id="878" w:name="_Toc14956556"/>
      <w:bookmarkStart w:id="879" w:name="_Toc15979379"/>
      <w:bookmarkStart w:id="880" w:name="_Toc5371452"/>
      <w:bookmarkStart w:id="881" w:name="_Toc5608049"/>
      <w:bookmarkStart w:id="882" w:name="_Toc5611592"/>
      <w:bookmarkStart w:id="883" w:name="_Toc5618653"/>
      <w:bookmarkStart w:id="884" w:name="_Toc5691124"/>
      <w:bookmarkStart w:id="885" w:name="_Toc5691433"/>
      <w:bookmarkStart w:id="886" w:name="_Toc5709299"/>
      <w:bookmarkStart w:id="887" w:name="_Toc5709606"/>
      <w:bookmarkStart w:id="888" w:name="_Toc5716244"/>
      <w:bookmarkStart w:id="889" w:name="_Toc5786577"/>
      <w:bookmarkStart w:id="890" w:name="_Toc5786903"/>
      <w:bookmarkStart w:id="891" w:name="_Toc7080749"/>
      <w:bookmarkStart w:id="892" w:name="_Toc7099738"/>
      <w:bookmarkStart w:id="893" w:name="_Toc7157112"/>
      <w:bookmarkStart w:id="894" w:name="_Toc7157489"/>
      <w:bookmarkStart w:id="895" w:name="_Toc7165189"/>
      <w:bookmarkStart w:id="896" w:name="_Toc7445056"/>
      <w:bookmarkStart w:id="897" w:name="_Toc7499763"/>
      <w:bookmarkStart w:id="898" w:name="_Toc7503504"/>
      <w:bookmarkStart w:id="899" w:name="_Toc7504139"/>
      <w:bookmarkStart w:id="900" w:name="_Toc7504774"/>
      <w:bookmarkStart w:id="901" w:name="_Toc7505408"/>
      <w:bookmarkStart w:id="902" w:name="_Toc7522448"/>
      <w:bookmarkStart w:id="903" w:name="_Toc7699192"/>
      <w:bookmarkStart w:id="904" w:name="_Toc7699853"/>
      <w:bookmarkStart w:id="905" w:name="_Toc7720921"/>
      <w:bookmarkStart w:id="906" w:name="_Toc8725179"/>
      <w:bookmarkStart w:id="907" w:name="_Toc8741638"/>
      <w:bookmarkStart w:id="908" w:name="_Toc10789814"/>
      <w:bookmarkStart w:id="909" w:name="_Toc11060890"/>
      <w:bookmarkStart w:id="910" w:name="_Toc11065756"/>
      <w:bookmarkStart w:id="911" w:name="_Toc11126332"/>
      <w:bookmarkStart w:id="912" w:name="_Toc11385798"/>
      <w:bookmarkStart w:id="913" w:name="_Toc11739667"/>
      <w:bookmarkStart w:id="914" w:name="_Toc14776941"/>
      <w:bookmarkStart w:id="915" w:name="_Toc14956565"/>
      <w:bookmarkStart w:id="916" w:name="_Toc15979388"/>
      <w:bookmarkStart w:id="917" w:name="_Toc5371597"/>
      <w:bookmarkStart w:id="918" w:name="_Toc5608194"/>
      <w:bookmarkStart w:id="919" w:name="_Toc5611737"/>
      <w:bookmarkStart w:id="920" w:name="_Toc5618798"/>
      <w:bookmarkStart w:id="921" w:name="_Toc5691269"/>
      <w:bookmarkStart w:id="922" w:name="_Toc5691578"/>
      <w:bookmarkStart w:id="923" w:name="_Toc5709444"/>
      <w:bookmarkStart w:id="924" w:name="_Toc5709751"/>
      <w:bookmarkStart w:id="925" w:name="_Toc5716389"/>
      <w:bookmarkStart w:id="926" w:name="_Toc5786722"/>
      <w:bookmarkStart w:id="927" w:name="_Toc5787048"/>
      <w:bookmarkStart w:id="928" w:name="_Toc7080894"/>
      <w:bookmarkStart w:id="929" w:name="_Toc7099883"/>
      <w:bookmarkStart w:id="930" w:name="_Toc7157257"/>
      <w:bookmarkStart w:id="931" w:name="_Toc7157634"/>
      <w:bookmarkStart w:id="932" w:name="_Toc7165334"/>
      <w:bookmarkStart w:id="933" w:name="_Toc7445201"/>
      <w:bookmarkStart w:id="934" w:name="_Toc7499908"/>
      <w:bookmarkStart w:id="935" w:name="_Toc7503649"/>
      <w:bookmarkStart w:id="936" w:name="_Toc7504284"/>
      <w:bookmarkStart w:id="937" w:name="_Toc7504919"/>
      <w:bookmarkStart w:id="938" w:name="_Toc7505553"/>
      <w:bookmarkStart w:id="939" w:name="_Toc7522593"/>
      <w:bookmarkStart w:id="940" w:name="_Toc7699337"/>
      <w:bookmarkStart w:id="941" w:name="_Toc7699998"/>
      <w:bookmarkStart w:id="942" w:name="_Toc7721066"/>
      <w:bookmarkStart w:id="943" w:name="_Toc8725324"/>
      <w:bookmarkStart w:id="944" w:name="_Toc8741783"/>
      <w:bookmarkStart w:id="945" w:name="_Toc10789959"/>
      <w:bookmarkStart w:id="946" w:name="_Toc11061035"/>
      <w:bookmarkStart w:id="947" w:name="_Toc11065901"/>
      <w:bookmarkStart w:id="948" w:name="_Toc11126477"/>
      <w:bookmarkStart w:id="949" w:name="_Toc11385943"/>
      <w:bookmarkStart w:id="950" w:name="_Toc11739812"/>
      <w:bookmarkStart w:id="951" w:name="_Toc14777086"/>
      <w:bookmarkStart w:id="952" w:name="_Toc14956710"/>
      <w:bookmarkStart w:id="953" w:name="_Toc15979533"/>
      <w:bookmarkStart w:id="954" w:name="_Toc5371598"/>
      <w:bookmarkStart w:id="955" w:name="_Toc5608195"/>
      <w:bookmarkStart w:id="956" w:name="_Toc5611738"/>
      <w:bookmarkStart w:id="957" w:name="_Toc5618799"/>
      <w:bookmarkStart w:id="958" w:name="_Toc5691270"/>
      <w:bookmarkStart w:id="959" w:name="_Toc5691579"/>
      <w:bookmarkStart w:id="960" w:name="_Toc5709445"/>
      <w:bookmarkStart w:id="961" w:name="_Toc5709752"/>
      <w:bookmarkStart w:id="962" w:name="_Toc5716390"/>
      <w:bookmarkStart w:id="963" w:name="_Toc5786723"/>
      <w:bookmarkStart w:id="964" w:name="_Toc5787049"/>
      <w:bookmarkStart w:id="965" w:name="_Toc7080895"/>
      <w:bookmarkStart w:id="966" w:name="_Toc7099884"/>
      <w:bookmarkStart w:id="967" w:name="_Toc7157258"/>
      <w:bookmarkStart w:id="968" w:name="_Toc7157635"/>
      <w:bookmarkStart w:id="969" w:name="_Toc7165335"/>
      <w:bookmarkStart w:id="970" w:name="_Toc7445202"/>
      <w:bookmarkStart w:id="971" w:name="_Toc7499909"/>
      <w:bookmarkStart w:id="972" w:name="_Toc7503650"/>
      <w:bookmarkStart w:id="973" w:name="_Toc7504285"/>
      <w:bookmarkStart w:id="974" w:name="_Toc7504920"/>
      <w:bookmarkStart w:id="975" w:name="_Toc7505554"/>
      <w:bookmarkStart w:id="976" w:name="_Toc7522594"/>
      <w:bookmarkStart w:id="977" w:name="_Toc7699338"/>
      <w:bookmarkStart w:id="978" w:name="_Toc7699999"/>
      <w:bookmarkStart w:id="979" w:name="_Toc7721067"/>
      <w:bookmarkStart w:id="980" w:name="_Toc8725325"/>
      <w:bookmarkStart w:id="981" w:name="_Toc8741784"/>
      <w:bookmarkStart w:id="982" w:name="_Toc10789960"/>
      <w:bookmarkStart w:id="983" w:name="_Toc11061036"/>
      <w:bookmarkStart w:id="984" w:name="_Toc11065902"/>
      <w:bookmarkStart w:id="985" w:name="_Toc11126478"/>
      <w:bookmarkStart w:id="986" w:name="_Toc11385944"/>
      <w:bookmarkStart w:id="987" w:name="_Toc11739813"/>
      <w:bookmarkStart w:id="988" w:name="_Toc14777087"/>
      <w:bookmarkStart w:id="989" w:name="_Toc14956711"/>
      <w:bookmarkStart w:id="990" w:name="_Toc15979534"/>
      <w:bookmarkStart w:id="991" w:name="_Toc5371600"/>
      <w:bookmarkStart w:id="992" w:name="_Toc5608197"/>
      <w:bookmarkStart w:id="993" w:name="_Toc5611740"/>
      <w:bookmarkStart w:id="994" w:name="_Toc5618801"/>
      <w:bookmarkStart w:id="995" w:name="_Toc5691272"/>
      <w:bookmarkStart w:id="996" w:name="_Toc5691581"/>
      <w:bookmarkStart w:id="997" w:name="_Toc5709447"/>
      <w:bookmarkStart w:id="998" w:name="_Toc5709754"/>
      <w:bookmarkStart w:id="999" w:name="_Toc5716392"/>
      <w:bookmarkStart w:id="1000" w:name="_Toc5786725"/>
      <w:bookmarkStart w:id="1001" w:name="_Toc5787051"/>
      <w:bookmarkStart w:id="1002" w:name="_Toc7080897"/>
      <w:bookmarkStart w:id="1003" w:name="_Toc7099886"/>
      <w:bookmarkStart w:id="1004" w:name="_Toc7157260"/>
      <w:bookmarkStart w:id="1005" w:name="_Toc7157637"/>
      <w:bookmarkStart w:id="1006" w:name="_Toc7165337"/>
      <w:bookmarkStart w:id="1007" w:name="_Toc7445204"/>
      <w:bookmarkStart w:id="1008" w:name="_Toc7499911"/>
      <w:bookmarkStart w:id="1009" w:name="_Toc7503652"/>
      <w:bookmarkStart w:id="1010" w:name="_Toc7504287"/>
      <w:bookmarkStart w:id="1011" w:name="_Toc7504922"/>
      <w:bookmarkStart w:id="1012" w:name="_Toc7505556"/>
      <w:bookmarkStart w:id="1013" w:name="_Toc7522596"/>
      <w:bookmarkStart w:id="1014" w:name="_Toc7699340"/>
      <w:bookmarkStart w:id="1015" w:name="_Toc7700001"/>
      <w:bookmarkStart w:id="1016" w:name="_Toc7721069"/>
      <w:bookmarkStart w:id="1017" w:name="_Toc8725327"/>
      <w:bookmarkStart w:id="1018" w:name="_Toc8741786"/>
      <w:bookmarkStart w:id="1019" w:name="_Toc10789962"/>
      <w:bookmarkStart w:id="1020" w:name="_Toc11061038"/>
      <w:bookmarkStart w:id="1021" w:name="_Toc11065904"/>
      <w:bookmarkStart w:id="1022" w:name="_Toc11126480"/>
      <w:bookmarkStart w:id="1023" w:name="_Toc11385946"/>
      <w:bookmarkStart w:id="1024" w:name="_Toc11739815"/>
      <w:bookmarkStart w:id="1025" w:name="_Toc14777089"/>
      <w:bookmarkStart w:id="1026" w:name="_Toc14956713"/>
      <w:bookmarkStart w:id="1027" w:name="_Toc15979536"/>
      <w:bookmarkStart w:id="1028" w:name="_Toc5371601"/>
      <w:bookmarkStart w:id="1029" w:name="_Toc5608198"/>
      <w:bookmarkStart w:id="1030" w:name="_Toc5611741"/>
      <w:bookmarkStart w:id="1031" w:name="_Toc5618802"/>
      <w:bookmarkStart w:id="1032" w:name="_Toc5691273"/>
      <w:bookmarkStart w:id="1033" w:name="_Toc5691582"/>
      <w:bookmarkStart w:id="1034" w:name="_Toc5709448"/>
      <w:bookmarkStart w:id="1035" w:name="_Toc5709755"/>
      <w:bookmarkStart w:id="1036" w:name="_Toc5716393"/>
      <w:bookmarkStart w:id="1037" w:name="_Toc5786726"/>
      <w:bookmarkStart w:id="1038" w:name="_Toc5787052"/>
      <w:bookmarkStart w:id="1039" w:name="_Toc7080898"/>
      <w:bookmarkStart w:id="1040" w:name="_Toc7099887"/>
      <w:bookmarkStart w:id="1041" w:name="_Toc7157261"/>
      <w:bookmarkStart w:id="1042" w:name="_Toc7157638"/>
      <w:bookmarkStart w:id="1043" w:name="_Toc7165338"/>
      <w:bookmarkStart w:id="1044" w:name="_Toc7445205"/>
      <w:bookmarkStart w:id="1045" w:name="_Toc7499912"/>
      <w:bookmarkStart w:id="1046" w:name="_Toc7503653"/>
      <w:bookmarkStart w:id="1047" w:name="_Toc7504288"/>
      <w:bookmarkStart w:id="1048" w:name="_Toc7504923"/>
      <w:bookmarkStart w:id="1049" w:name="_Toc7505557"/>
      <w:bookmarkStart w:id="1050" w:name="_Toc7522597"/>
      <w:bookmarkStart w:id="1051" w:name="_Toc7699341"/>
      <w:bookmarkStart w:id="1052" w:name="_Toc7700002"/>
      <w:bookmarkStart w:id="1053" w:name="_Toc7721070"/>
      <w:bookmarkStart w:id="1054" w:name="_Toc8725328"/>
      <w:bookmarkStart w:id="1055" w:name="_Toc8741787"/>
      <w:bookmarkStart w:id="1056" w:name="_Toc10789963"/>
      <w:bookmarkStart w:id="1057" w:name="_Toc11061039"/>
      <w:bookmarkStart w:id="1058" w:name="_Toc11065905"/>
      <w:bookmarkStart w:id="1059" w:name="_Toc11126481"/>
      <w:bookmarkStart w:id="1060" w:name="_Toc11385947"/>
      <w:bookmarkStart w:id="1061" w:name="_Toc11739816"/>
      <w:bookmarkStart w:id="1062" w:name="_Toc14777090"/>
      <w:bookmarkStart w:id="1063" w:name="_Toc14956714"/>
      <w:bookmarkStart w:id="1064" w:name="_Toc15979537"/>
      <w:bookmarkStart w:id="1065" w:name="_Toc5371602"/>
      <w:bookmarkStart w:id="1066" w:name="_Toc5608199"/>
      <w:bookmarkStart w:id="1067" w:name="_Toc5611742"/>
      <w:bookmarkStart w:id="1068" w:name="_Toc5618803"/>
      <w:bookmarkStart w:id="1069" w:name="_Toc5691274"/>
      <w:bookmarkStart w:id="1070" w:name="_Toc5691583"/>
      <w:bookmarkStart w:id="1071" w:name="_Toc5709449"/>
      <w:bookmarkStart w:id="1072" w:name="_Toc5709756"/>
      <w:bookmarkStart w:id="1073" w:name="_Toc5716394"/>
      <w:bookmarkStart w:id="1074" w:name="_Toc5786727"/>
      <w:bookmarkStart w:id="1075" w:name="_Toc5787053"/>
      <w:bookmarkStart w:id="1076" w:name="_Toc7080899"/>
      <w:bookmarkStart w:id="1077" w:name="_Toc7099888"/>
      <w:bookmarkStart w:id="1078" w:name="_Toc7157262"/>
      <w:bookmarkStart w:id="1079" w:name="_Toc7157639"/>
      <w:bookmarkStart w:id="1080" w:name="_Toc7165339"/>
      <w:bookmarkStart w:id="1081" w:name="_Toc7445206"/>
      <w:bookmarkStart w:id="1082" w:name="_Toc7499913"/>
      <w:bookmarkStart w:id="1083" w:name="_Toc7503654"/>
      <w:bookmarkStart w:id="1084" w:name="_Toc7504289"/>
      <w:bookmarkStart w:id="1085" w:name="_Toc7504924"/>
      <w:bookmarkStart w:id="1086" w:name="_Toc7505558"/>
      <w:bookmarkStart w:id="1087" w:name="_Toc7522598"/>
      <w:bookmarkStart w:id="1088" w:name="_Toc7699342"/>
      <w:bookmarkStart w:id="1089" w:name="_Toc7700003"/>
      <w:bookmarkStart w:id="1090" w:name="_Toc7721071"/>
      <w:bookmarkStart w:id="1091" w:name="_Toc8725329"/>
      <w:bookmarkStart w:id="1092" w:name="_Toc8741788"/>
      <w:bookmarkStart w:id="1093" w:name="_Toc10789964"/>
      <w:bookmarkStart w:id="1094" w:name="_Toc11061040"/>
      <w:bookmarkStart w:id="1095" w:name="_Toc11065906"/>
      <w:bookmarkStart w:id="1096" w:name="_Toc11126482"/>
      <w:bookmarkStart w:id="1097" w:name="_Toc11385948"/>
      <w:bookmarkStart w:id="1098" w:name="_Toc11739817"/>
      <w:bookmarkStart w:id="1099" w:name="_Toc14777091"/>
      <w:bookmarkStart w:id="1100" w:name="_Toc14956715"/>
      <w:bookmarkStart w:id="1101" w:name="_Toc15979538"/>
      <w:bookmarkStart w:id="1102" w:name="_Toc5371603"/>
      <w:bookmarkStart w:id="1103" w:name="_Toc5608200"/>
      <w:bookmarkStart w:id="1104" w:name="_Toc5611743"/>
      <w:bookmarkStart w:id="1105" w:name="_Toc5618804"/>
      <w:bookmarkStart w:id="1106" w:name="_Toc5691275"/>
      <w:bookmarkStart w:id="1107" w:name="_Toc5691584"/>
      <w:bookmarkStart w:id="1108" w:name="_Toc5709450"/>
      <w:bookmarkStart w:id="1109" w:name="_Toc5709757"/>
      <w:bookmarkStart w:id="1110" w:name="_Toc5716395"/>
      <w:bookmarkStart w:id="1111" w:name="_Toc5786728"/>
      <w:bookmarkStart w:id="1112" w:name="_Toc5787054"/>
      <w:bookmarkStart w:id="1113" w:name="_Toc7080900"/>
      <w:bookmarkStart w:id="1114" w:name="_Toc7099889"/>
      <w:bookmarkStart w:id="1115" w:name="_Toc7157263"/>
      <w:bookmarkStart w:id="1116" w:name="_Toc7157640"/>
      <w:bookmarkStart w:id="1117" w:name="_Toc7165340"/>
      <w:bookmarkStart w:id="1118" w:name="_Toc7445207"/>
      <w:bookmarkStart w:id="1119" w:name="_Toc7499914"/>
      <w:bookmarkStart w:id="1120" w:name="_Toc7503655"/>
      <w:bookmarkStart w:id="1121" w:name="_Toc7504290"/>
      <w:bookmarkStart w:id="1122" w:name="_Toc7504925"/>
      <w:bookmarkStart w:id="1123" w:name="_Toc7505559"/>
      <w:bookmarkStart w:id="1124" w:name="_Toc7522599"/>
      <w:bookmarkStart w:id="1125" w:name="_Toc7699343"/>
      <w:bookmarkStart w:id="1126" w:name="_Toc7700004"/>
      <w:bookmarkStart w:id="1127" w:name="_Toc7721072"/>
      <w:bookmarkStart w:id="1128" w:name="_Toc8725330"/>
      <w:bookmarkStart w:id="1129" w:name="_Toc8741789"/>
      <w:bookmarkStart w:id="1130" w:name="_Toc10789965"/>
      <w:bookmarkStart w:id="1131" w:name="_Toc11061041"/>
      <w:bookmarkStart w:id="1132" w:name="_Toc11065907"/>
      <w:bookmarkStart w:id="1133" w:name="_Toc11126483"/>
      <w:bookmarkStart w:id="1134" w:name="_Toc11385949"/>
      <w:bookmarkStart w:id="1135" w:name="_Toc11739818"/>
      <w:bookmarkStart w:id="1136" w:name="_Toc14777092"/>
      <w:bookmarkStart w:id="1137" w:name="_Toc14956716"/>
      <w:bookmarkStart w:id="1138" w:name="_Toc15979539"/>
      <w:bookmarkStart w:id="1139" w:name="_Toc5371604"/>
      <w:bookmarkStart w:id="1140" w:name="_Toc5608201"/>
      <w:bookmarkStart w:id="1141" w:name="_Toc5611744"/>
      <w:bookmarkStart w:id="1142" w:name="_Toc5618805"/>
      <w:bookmarkStart w:id="1143" w:name="_Toc5691276"/>
      <w:bookmarkStart w:id="1144" w:name="_Toc5691585"/>
      <w:bookmarkStart w:id="1145" w:name="_Toc5709451"/>
      <w:bookmarkStart w:id="1146" w:name="_Toc5709758"/>
      <w:bookmarkStart w:id="1147" w:name="_Toc5716396"/>
      <w:bookmarkStart w:id="1148" w:name="_Toc5786729"/>
      <w:bookmarkStart w:id="1149" w:name="_Toc5787055"/>
      <w:bookmarkStart w:id="1150" w:name="_Toc7080901"/>
      <w:bookmarkStart w:id="1151" w:name="_Toc7099890"/>
      <w:bookmarkStart w:id="1152" w:name="_Toc7157264"/>
      <w:bookmarkStart w:id="1153" w:name="_Toc7157641"/>
      <w:bookmarkStart w:id="1154" w:name="_Toc7165341"/>
      <w:bookmarkStart w:id="1155" w:name="_Toc7445208"/>
      <w:bookmarkStart w:id="1156" w:name="_Toc7499915"/>
      <w:bookmarkStart w:id="1157" w:name="_Toc7503656"/>
      <w:bookmarkStart w:id="1158" w:name="_Toc7504291"/>
      <w:bookmarkStart w:id="1159" w:name="_Toc7504926"/>
      <w:bookmarkStart w:id="1160" w:name="_Toc7505560"/>
      <w:bookmarkStart w:id="1161" w:name="_Toc7522600"/>
      <w:bookmarkStart w:id="1162" w:name="_Toc7699344"/>
      <w:bookmarkStart w:id="1163" w:name="_Toc7700005"/>
      <w:bookmarkStart w:id="1164" w:name="_Toc7721073"/>
      <w:bookmarkStart w:id="1165" w:name="_Toc8725331"/>
      <w:bookmarkStart w:id="1166" w:name="_Toc8741790"/>
      <w:bookmarkStart w:id="1167" w:name="_Toc10789966"/>
      <w:bookmarkStart w:id="1168" w:name="_Toc11061042"/>
      <w:bookmarkStart w:id="1169" w:name="_Toc11065908"/>
      <w:bookmarkStart w:id="1170" w:name="_Toc11126484"/>
      <w:bookmarkStart w:id="1171" w:name="_Toc11385950"/>
      <w:bookmarkStart w:id="1172" w:name="_Toc11739819"/>
      <w:bookmarkStart w:id="1173" w:name="_Toc14777093"/>
      <w:bookmarkStart w:id="1174" w:name="_Toc14956717"/>
      <w:bookmarkStart w:id="1175" w:name="_Toc15979540"/>
      <w:bookmarkStart w:id="1176" w:name="_Toc5371605"/>
      <w:bookmarkStart w:id="1177" w:name="_Toc5608202"/>
      <w:bookmarkStart w:id="1178" w:name="_Toc5611745"/>
      <w:bookmarkStart w:id="1179" w:name="_Toc5618806"/>
      <w:bookmarkStart w:id="1180" w:name="_Toc5691277"/>
      <w:bookmarkStart w:id="1181" w:name="_Toc5691586"/>
      <w:bookmarkStart w:id="1182" w:name="_Toc5709452"/>
      <w:bookmarkStart w:id="1183" w:name="_Toc5709759"/>
      <w:bookmarkStart w:id="1184" w:name="_Toc5716397"/>
      <w:bookmarkStart w:id="1185" w:name="_Toc5786730"/>
      <w:bookmarkStart w:id="1186" w:name="_Toc5787056"/>
      <w:bookmarkStart w:id="1187" w:name="_Toc7080902"/>
      <w:bookmarkStart w:id="1188" w:name="_Toc7099891"/>
      <w:bookmarkStart w:id="1189" w:name="_Toc7157265"/>
      <w:bookmarkStart w:id="1190" w:name="_Toc7157642"/>
      <w:bookmarkStart w:id="1191" w:name="_Toc7165342"/>
      <w:bookmarkStart w:id="1192" w:name="_Toc7445209"/>
      <w:bookmarkStart w:id="1193" w:name="_Toc7499916"/>
      <w:bookmarkStart w:id="1194" w:name="_Toc7503657"/>
      <w:bookmarkStart w:id="1195" w:name="_Toc7504292"/>
      <w:bookmarkStart w:id="1196" w:name="_Toc7504927"/>
      <w:bookmarkStart w:id="1197" w:name="_Toc7505561"/>
      <w:bookmarkStart w:id="1198" w:name="_Toc7522601"/>
      <w:bookmarkStart w:id="1199" w:name="_Toc7699345"/>
      <w:bookmarkStart w:id="1200" w:name="_Toc7700006"/>
      <w:bookmarkStart w:id="1201" w:name="_Toc7721074"/>
      <w:bookmarkStart w:id="1202" w:name="_Toc8725332"/>
      <w:bookmarkStart w:id="1203" w:name="_Toc8741791"/>
      <w:bookmarkStart w:id="1204" w:name="_Toc10789967"/>
      <w:bookmarkStart w:id="1205" w:name="_Toc11061043"/>
      <w:bookmarkStart w:id="1206" w:name="_Toc11065909"/>
      <w:bookmarkStart w:id="1207" w:name="_Toc11126485"/>
      <w:bookmarkStart w:id="1208" w:name="_Toc11385951"/>
      <w:bookmarkStart w:id="1209" w:name="_Toc11739820"/>
      <w:bookmarkStart w:id="1210" w:name="_Toc14777094"/>
      <w:bookmarkStart w:id="1211" w:name="_Toc14956718"/>
      <w:bookmarkStart w:id="1212" w:name="_Toc15979541"/>
      <w:bookmarkStart w:id="1213" w:name="_Toc5371606"/>
      <w:bookmarkStart w:id="1214" w:name="_Toc5608203"/>
      <w:bookmarkStart w:id="1215" w:name="_Toc5611746"/>
      <w:bookmarkStart w:id="1216" w:name="_Toc5618807"/>
      <w:bookmarkStart w:id="1217" w:name="_Toc5691278"/>
      <w:bookmarkStart w:id="1218" w:name="_Toc5691587"/>
      <w:bookmarkStart w:id="1219" w:name="_Toc5709453"/>
      <w:bookmarkStart w:id="1220" w:name="_Toc5709760"/>
      <w:bookmarkStart w:id="1221" w:name="_Toc5716398"/>
      <w:bookmarkStart w:id="1222" w:name="_Toc5786731"/>
      <w:bookmarkStart w:id="1223" w:name="_Toc5787057"/>
      <w:bookmarkStart w:id="1224" w:name="_Toc7080903"/>
      <w:bookmarkStart w:id="1225" w:name="_Toc7099892"/>
      <w:bookmarkStart w:id="1226" w:name="_Toc7157266"/>
      <w:bookmarkStart w:id="1227" w:name="_Toc7157643"/>
      <w:bookmarkStart w:id="1228" w:name="_Toc7165343"/>
      <w:bookmarkStart w:id="1229" w:name="_Toc7445210"/>
      <w:bookmarkStart w:id="1230" w:name="_Toc7499917"/>
      <w:bookmarkStart w:id="1231" w:name="_Toc7503658"/>
      <w:bookmarkStart w:id="1232" w:name="_Toc7504293"/>
      <w:bookmarkStart w:id="1233" w:name="_Toc7504928"/>
      <w:bookmarkStart w:id="1234" w:name="_Toc7505562"/>
      <w:bookmarkStart w:id="1235" w:name="_Toc7522602"/>
      <w:bookmarkStart w:id="1236" w:name="_Toc7699346"/>
      <w:bookmarkStart w:id="1237" w:name="_Toc7700007"/>
      <w:bookmarkStart w:id="1238" w:name="_Toc7721075"/>
      <w:bookmarkStart w:id="1239" w:name="_Toc8725333"/>
      <w:bookmarkStart w:id="1240" w:name="_Toc8741792"/>
      <w:bookmarkStart w:id="1241" w:name="_Toc10789968"/>
      <w:bookmarkStart w:id="1242" w:name="_Toc11061044"/>
      <w:bookmarkStart w:id="1243" w:name="_Toc11065910"/>
      <w:bookmarkStart w:id="1244" w:name="_Toc11126486"/>
      <w:bookmarkStart w:id="1245" w:name="_Toc11385952"/>
      <w:bookmarkStart w:id="1246" w:name="_Toc11739821"/>
      <w:bookmarkStart w:id="1247" w:name="_Toc14777095"/>
      <w:bookmarkStart w:id="1248" w:name="_Toc14956719"/>
      <w:bookmarkStart w:id="1249" w:name="_Toc15979542"/>
      <w:bookmarkStart w:id="1250" w:name="_Toc5371607"/>
      <w:bookmarkStart w:id="1251" w:name="_Toc5608204"/>
      <w:bookmarkStart w:id="1252" w:name="_Toc5611747"/>
      <w:bookmarkStart w:id="1253" w:name="_Toc5618808"/>
      <w:bookmarkStart w:id="1254" w:name="_Toc5691279"/>
      <w:bookmarkStart w:id="1255" w:name="_Toc5691588"/>
      <w:bookmarkStart w:id="1256" w:name="_Toc5709454"/>
      <w:bookmarkStart w:id="1257" w:name="_Toc5709761"/>
      <w:bookmarkStart w:id="1258" w:name="_Toc5716399"/>
      <w:bookmarkStart w:id="1259" w:name="_Toc5786732"/>
      <w:bookmarkStart w:id="1260" w:name="_Toc5787058"/>
      <w:bookmarkStart w:id="1261" w:name="_Toc7080904"/>
      <w:bookmarkStart w:id="1262" w:name="_Toc7099893"/>
      <w:bookmarkStart w:id="1263" w:name="_Toc7157267"/>
      <w:bookmarkStart w:id="1264" w:name="_Toc7157644"/>
      <w:bookmarkStart w:id="1265" w:name="_Toc7165344"/>
      <w:bookmarkStart w:id="1266" w:name="_Toc7445211"/>
      <w:bookmarkStart w:id="1267" w:name="_Toc7499918"/>
      <w:bookmarkStart w:id="1268" w:name="_Toc7503659"/>
      <w:bookmarkStart w:id="1269" w:name="_Toc7504294"/>
      <w:bookmarkStart w:id="1270" w:name="_Toc7504929"/>
      <w:bookmarkStart w:id="1271" w:name="_Toc7505563"/>
      <w:bookmarkStart w:id="1272" w:name="_Toc7522603"/>
      <w:bookmarkStart w:id="1273" w:name="_Toc7699347"/>
      <w:bookmarkStart w:id="1274" w:name="_Toc7700008"/>
      <w:bookmarkStart w:id="1275" w:name="_Toc7721076"/>
      <w:bookmarkStart w:id="1276" w:name="_Toc8725334"/>
      <w:bookmarkStart w:id="1277" w:name="_Toc8741793"/>
      <w:bookmarkStart w:id="1278" w:name="_Toc10789969"/>
      <w:bookmarkStart w:id="1279" w:name="_Toc11061045"/>
      <w:bookmarkStart w:id="1280" w:name="_Toc11065911"/>
      <w:bookmarkStart w:id="1281" w:name="_Toc11126487"/>
      <w:bookmarkStart w:id="1282" w:name="_Toc11385953"/>
      <w:bookmarkStart w:id="1283" w:name="_Toc11739822"/>
      <w:bookmarkStart w:id="1284" w:name="_Toc14777096"/>
      <w:bookmarkStart w:id="1285" w:name="_Toc14956720"/>
      <w:bookmarkStart w:id="1286" w:name="_Toc15979543"/>
      <w:bookmarkStart w:id="1287" w:name="_Toc5371608"/>
      <w:bookmarkStart w:id="1288" w:name="_Toc5608205"/>
      <w:bookmarkStart w:id="1289" w:name="_Toc5611748"/>
      <w:bookmarkStart w:id="1290" w:name="_Toc5618809"/>
      <w:bookmarkStart w:id="1291" w:name="_Toc5691280"/>
      <w:bookmarkStart w:id="1292" w:name="_Toc5691589"/>
      <w:bookmarkStart w:id="1293" w:name="_Toc5709455"/>
      <w:bookmarkStart w:id="1294" w:name="_Toc5709762"/>
      <w:bookmarkStart w:id="1295" w:name="_Toc5716400"/>
      <w:bookmarkStart w:id="1296" w:name="_Toc5786733"/>
      <w:bookmarkStart w:id="1297" w:name="_Toc5787059"/>
      <w:bookmarkStart w:id="1298" w:name="_Toc7080905"/>
      <w:bookmarkStart w:id="1299" w:name="_Toc7099894"/>
      <w:bookmarkStart w:id="1300" w:name="_Toc7157268"/>
      <w:bookmarkStart w:id="1301" w:name="_Toc7157645"/>
      <w:bookmarkStart w:id="1302" w:name="_Toc7165345"/>
      <w:bookmarkStart w:id="1303" w:name="_Toc7445212"/>
      <w:bookmarkStart w:id="1304" w:name="_Toc7499919"/>
      <w:bookmarkStart w:id="1305" w:name="_Toc7503660"/>
      <w:bookmarkStart w:id="1306" w:name="_Toc7504295"/>
      <w:bookmarkStart w:id="1307" w:name="_Toc7504930"/>
      <w:bookmarkStart w:id="1308" w:name="_Toc7505564"/>
      <w:bookmarkStart w:id="1309" w:name="_Toc7522604"/>
      <w:bookmarkStart w:id="1310" w:name="_Toc7699348"/>
      <w:bookmarkStart w:id="1311" w:name="_Toc7700009"/>
      <w:bookmarkStart w:id="1312" w:name="_Toc7721077"/>
      <w:bookmarkStart w:id="1313" w:name="_Toc8725335"/>
      <w:bookmarkStart w:id="1314" w:name="_Toc8741794"/>
      <w:bookmarkStart w:id="1315" w:name="_Toc10789970"/>
      <w:bookmarkStart w:id="1316" w:name="_Toc11061046"/>
      <w:bookmarkStart w:id="1317" w:name="_Toc11065912"/>
      <w:bookmarkStart w:id="1318" w:name="_Toc11126488"/>
      <w:bookmarkStart w:id="1319" w:name="_Toc11385954"/>
      <w:bookmarkStart w:id="1320" w:name="_Toc11739823"/>
      <w:bookmarkStart w:id="1321" w:name="_Toc14777097"/>
      <w:bookmarkStart w:id="1322" w:name="_Toc14956721"/>
      <w:bookmarkStart w:id="1323" w:name="_Toc15979544"/>
      <w:bookmarkStart w:id="1324" w:name="_Toc5371609"/>
      <w:bookmarkStart w:id="1325" w:name="_Toc5608206"/>
      <w:bookmarkStart w:id="1326" w:name="_Toc5611749"/>
      <w:bookmarkStart w:id="1327" w:name="_Toc5618810"/>
      <w:bookmarkStart w:id="1328" w:name="_Toc5691281"/>
      <w:bookmarkStart w:id="1329" w:name="_Toc5691590"/>
      <w:bookmarkStart w:id="1330" w:name="_Toc5709456"/>
      <w:bookmarkStart w:id="1331" w:name="_Toc5709763"/>
      <w:bookmarkStart w:id="1332" w:name="_Toc5716401"/>
      <w:bookmarkStart w:id="1333" w:name="_Toc5786734"/>
      <w:bookmarkStart w:id="1334" w:name="_Toc5787060"/>
      <w:bookmarkStart w:id="1335" w:name="_Toc7080906"/>
      <w:bookmarkStart w:id="1336" w:name="_Toc7099895"/>
      <w:bookmarkStart w:id="1337" w:name="_Toc7157269"/>
      <w:bookmarkStart w:id="1338" w:name="_Toc7157646"/>
      <w:bookmarkStart w:id="1339" w:name="_Toc7165346"/>
      <w:bookmarkStart w:id="1340" w:name="_Toc7445213"/>
      <w:bookmarkStart w:id="1341" w:name="_Toc7499920"/>
      <w:bookmarkStart w:id="1342" w:name="_Toc7503661"/>
      <w:bookmarkStart w:id="1343" w:name="_Toc7504296"/>
      <w:bookmarkStart w:id="1344" w:name="_Toc7504931"/>
      <w:bookmarkStart w:id="1345" w:name="_Toc7505565"/>
      <w:bookmarkStart w:id="1346" w:name="_Toc7522605"/>
      <w:bookmarkStart w:id="1347" w:name="_Toc7699349"/>
      <w:bookmarkStart w:id="1348" w:name="_Toc7700010"/>
      <w:bookmarkStart w:id="1349" w:name="_Toc7721078"/>
      <w:bookmarkStart w:id="1350" w:name="_Toc8725336"/>
      <w:bookmarkStart w:id="1351" w:name="_Toc8741795"/>
      <w:bookmarkStart w:id="1352" w:name="_Toc10789971"/>
      <w:bookmarkStart w:id="1353" w:name="_Toc11061047"/>
      <w:bookmarkStart w:id="1354" w:name="_Toc11065913"/>
      <w:bookmarkStart w:id="1355" w:name="_Toc11126489"/>
      <w:bookmarkStart w:id="1356" w:name="_Toc11385955"/>
      <w:bookmarkStart w:id="1357" w:name="_Toc11739824"/>
      <w:bookmarkStart w:id="1358" w:name="_Toc14777098"/>
      <w:bookmarkStart w:id="1359" w:name="_Toc14956722"/>
      <w:bookmarkStart w:id="1360" w:name="_Toc15979545"/>
      <w:bookmarkStart w:id="1361" w:name="_Toc5371610"/>
      <w:bookmarkStart w:id="1362" w:name="_Toc5608207"/>
      <w:bookmarkStart w:id="1363" w:name="_Toc5611750"/>
      <w:bookmarkStart w:id="1364" w:name="_Toc5618811"/>
      <w:bookmarkStart w:id="1365" w:name="_Toc5691282"/>
      <w:bookmarkStart w:id="1366" w:name="_Toc5691591"/>
      <w:bookmarkStart w:id="1367" w:name="_Toc5709457"/>
      <w:bookmarkStart w:id="1368" w:name="_Toc5709764"/>
      <w:bookmarkStart w:id="1369" w:name="_Toc5716402"/>
      <w:bookmarkStart w:id="1370" w:name="_Toc5786735"/>
      <w:bookmarkStart w:id="1371" w:name="_Toc5787061"/>
      <w:bookmarkStart w:id="1372" w:name="_Toc7080907"/>
      <w:bookmarkStart w:id="1373" w:name="_Toc7099896"/>
      <w:bookmarkStart w:id="1374" w:name="_Toc7157270"/>
      <w:bookmarkStart w:id="1375" w:name="_Toc7157647"/>
      <w:bookmarkStart w:id="1376" w:name="_Toc7165347"/>
      <w:bookmarkStart w:id="1377" w:name="_Toc7445214"/>
      <w:bookmarkStart w:id="1378" w:name="_Toc7499921"/>
      <w:bookmarkStart w:id="1379" w:name="_Toc7503662"/>
      <w:bookmarkStart w:id="1380" w:name="_Toc7504297"/>
      <w:bookmarkStart w:id="1381" w:name="_Toc7504932"/>
      <w:bookmarkStart w:id="1382" w:name="_Toc7505566"/>
      <w:bookmarkStart w:id="1383" w:name="_Toc7522606"/>
      <w:bookmarkStart w:id="1384" w:name="_Toc7699350"/>
      <w:bookmarkStart w:id="1385" w:name="_Toc7700011"/>
      <w:bookmarkStart w:id="1386" w:name="_Toc7721079"/>
      <w:bookmarkStart w:id="1387" w:name="_Toc8725337"/>
      <w:bookmarkStart w:id="1388" w:name="_Toc8741796"/>
      <w:bookmarkStart w:id="1389" w:name="_Toc10789972"/>
      <w:bookmarkStart w:id="1390" w:name="_Toc11061048"/>
      <w:bookmarkStart w:id="1391" w:name="_Toc11065914"/>
      <w:bookmarkStart w:id="1392" w:name="_Toc11126490"/>
      <w:bookmarkStart w:id="1393" w:name="_Toc11385956"/>
      <w:bookmarkStart w:id="1394" w:name="_Toc11739825"/>
      <w:bookmarkStart w:id="1395" w:name="_Toc14777099"/>
      <w:bookmarkStart w:id="1396" w:name="_Toc14956723"/>
      <w:bookmarkStart w:id="1397" w:name="_Toc15979546"/>
      <w:bookmarkStart w:id="1398" w:name="_Toc81569836"/>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r w:rsidRPr="00495A22">
        <w:rPr>
          <w:rFonts w:ascii="Arial" w:hAnsi="Arial" w:cs="Arial"/>
          <w:sz w:val="20"/>
          <w:szCs w:val="20"/>
        </w:rPr>
        <w:t>Sign-off</w:t>
      </w:r>
      <w:bookmarkEnd w:id="1398"/>
    </w:p>
    <w:p w14:paraId="03DE5AD0" w14:textId="77777777" w:rsidR="00167C45" w:rsidRPr="00495A22" w:rsidRDefault="009E56D7" w:rsidP="00495A22">
      <w:pPr>
        <w:spacing w:before="0" w:after="0" w:line="240" w:lineRule="auto"/>
        <w:ind w:left="144"/>
        <w:jc w:val="both"/>
        <w:rPr>
          <w:rFonts w:ascii="Arial" w:hAnsi="Arial" w:cs="Arial"/>
          <w:sz w:val="20"/>
          <w:szCs w:val="20"/>
        </w:rPr>
      </w:pPr>
      <w:r w:rsidRPr="00495A22">
        <w:rPr>
          <w:rFonts w:ascii="Arial" w:hAnsi="Arial" w:cs="Arial"/>
          <w:sz w:val="20"/>
          <w:szCs w:val="20"/>
        </w:rPr>
        <w:t xml:space="preserve">I/We certify that this document completely and accurately reflects </w:t>
      </w:r>
      <w:r w:rsidR="00D34EC1" w:rsidRPr="00495A22">
        <w:rPr>
          <w:rFonts w:ascii="Arial" w:hAnsi="Arial" w:cs="Arial"/>
          <w:b/>
          <w:sz w:val="20"/>
          <w:szCs w:val="20"/>
        </w:rPr>
        <w:t>Glencore Copper Global</w:t>
      </w:r>
      <w:r w:rsidR="007B1211" w:rsidRPr="00495A22">
        <w:rPr>
          <w:rFonts w:ascii="Arial" w:hAnsi="Arial" w:cs="Arial"/>
          <w:sz w:val="20"/>
          <w:szCs w:val="20"/>
        </w:rPr>
        <w:t xml:space="preserve"> </w:t>
      </w:r>
      <w:r w:rsidRPr="00495A22">
        <w:rPr>
          <w:rFonts w:ascii="Arial" w:hAnsi="Arial" w:cs="Arial"/>
          <w:sz w:val="20"/>
          <w:szCs w:val="20"/>
        </w:rPr>
        <w:t xml:space="preserve">requirements for this Business Design Document.  I/We understand that anything not explicitly mentioned in this </w:t>
      </w:r>
      <w:bookmarkStart w:id="1399" w:name="_Hlk510688121"/>
      <w:r w:rsidRPr="00495A22">
        <w:rPr>
          <w:rFonts w:ascii="Arial" w:hAnsi="Arial" w:cs="Arial"/>
          <w:sz w:val="20"/>
          <w:szCs w:val="20"/>
        </w:rPr>
        <w:t>document is considered out of scope for the project.</w:t>
      </w:r>
      <w:bookmarkEnd w:id="1399"/>
    </w:p>
    <w:tbl>
      <w:tblPr>
        <w:tblW w:w="9982" w:type="dxa"/>
        <w:tblLook w:val="04A0" w:firstRow="1" w:lastRow="0" w:firstColumn="1" w:lastColumn="0" w:noHBand="0" w:noVBand="1"/>
      </w:tblPr>
      <w:tblGrid>
        <w:gridCol w:w="3685"/>
        <w:gridCol w:w="3533"/>
        <w:gridCol w:w="2764"/>
      </w:tblGrid>
      <w:tr w:rsidR="00167C45" w:rsidRPr="004A468A" w14:paraId="672ED98D" w14:textId="77777777" w:rsidTr="00883994">
        <w:tc>
          <w:tcPr>
            <w:tcW w:w="3685" w:type="dxa"/>
            <w:tcBorders>
              <w:top w:val="single" w:sz="4" w:space="0" w:color="auto"/>
              <w:left w:val="single" w:sz="4" w:space="0" w:color="auto"/>
              <w:bottom w:val="single" w:sz="4" w:space="0" w:color="auto"/>
              <w:right w:val="single" w:sz="4" w:space="0" w:color="auto"/>
            </w:tcBorders>
          </w:tcPr>
          <w:p w14:paraId="044EA01A" w14:textId="77777777" w:rsidR="00167C45" w:rsidRPr="00495A22" w:rsidRDefault="00167C45" w:rsidP="00495A22">
            <w:pPr>
              <w:spacing w:before="0" w:after="0"/>
              <w:ind w:left="144"/>
              <w:jc w:val="center"/>
              <w:rPr>
                <w:rFonts w:ascii="Arial" w:hAnsi="Arial" w:cs="Arial"/>
                <w:sz w:val="20"/>
                <w:szCs w:val="20"/>
              </w:rPr>
            </w:pPr>
            <w:r w:rsidRPr="00495A22">
              <w:rPr>
                <w:rFonts w:ascii="Arial" w:hAnsi="Arial" w:cs="Arial"/>
                <w:sz w:val="20"/>
                <w:szCs w:val="20"/>
              </w:rPr>
              <w:t>Project Role</w:t>
            </w:r>
          </w:p>
        </w:tc>
        <w:tc>
          <w:tcPr>
            <w:tcW w:w="3533" w:type="dxa"/>
            <w:tcBorders>
              <w:top w:val="single" w:sz="4" w:space="0" w:color="auto"/>
              <w:left w:val="single" w:sz="4" w:space="0" w:color="auto"/>
              <w:bottom w:val="single" w:sz="4" w:space="0" w:color="auto"/>
              <w:right w:val="single" w:sz="4" w:space="0" w:color="auto"/>
            </w:tcBorders>
          </w:tcPr>
          <w:p w14:paraId="5760C44F" w14:textId="77777777" w:rsidR="00167C45" w:rsidRPr="00495A22" w:rsidRDefault="00167C45" w:rsidP="00495A22">
            <w:pPr>
              <w:spacing w:before="0" w:after="0"/>
              <w:ind w:left="144"/>
              <w:jc w:val="center"/>
              <w:rPr>
                <w:rFonts w:ascii="Arial" w:hAnsi="Arial" w:cs="Arial"/>
                <w:sz w:val="20"/>
                <w:szCs w:val="20"/>
              </w:rPr>
            </w:pPr>
            <w:r w:rsidRPr="00495A22">
              <w:rPr>
                <w:rFonts w:ascii="Arial" w:hAnsi="Arial" w:cs="Arial"/>
                <w:sz w:val="20"/>
                <w:szCs w:val="20"/>
              </w:rPr>
              <w:t>Signature</w:t>
            </w:r>
          </w:p>
        </w:tc>
        <w:tc>
          <w:tcPr>
            <w:tcW w:w="2764" w:type="dxa"/>
            <w:tcBorders>
              <w:top w:val="single" w:sz="4" w:space="0" w:color="auto"/>
              <w:left w:val="single" w:sz="4" w:space="0" w:color="auto"/>
              <w:bottom w:val="single" w:sz="4" w:space="0" w:color="auto"/>
              <w:right w:val="single" w:sz="4" w:space="0" w:color="auto"/>
            </w:tcBorders>
          </w:tcPr>
          <w:p w14:paraId="3657F3C0" w14:textId="77777777" w:rsidR="00167C45" w:rsidRPr="00495A22" w:rsidRDefault="00167C45" w:rsidP="00495A22">
            <w:pPr>
              <w:spacing w:before="0" w:after="0"/>
              <w:ind w:left="144"/>
              <w:jc w:val="center"/>
              <w:rPr>
                <w:rFonts w:ascii="Arial" w:hAnsi="Arial" w:cs="Arial"/>
                <w:sz w:val="20"/>
                <w:szCs w:val="20"/>
              </w:rPr>
            </w:pPr>
            <w:r w:rsidRPr="00495A22">
              <w:rPr>
                <w:rFonts w:ascii="Arial" w:hAnsi="Arial" w:cs="Arial"/>
                <w:sz w:val="20"/>
                <w:szCs w:val="20"/>
              </w:rPr>
              <w:t>Date</w:t>
            </w:r>
          </w:p>
        </w:tc>
      </w:tr>
      <w:tr w:rsidR="00C32FF2" w:rsidRPr="004A468A" w14:paraId="62D43144" w14:textId="77777777" w:rsidTr="00C32FF2">
        <w:tc>
          <w:tcPr>
            <w:tcW w:w="3685" w:type="dxa"/>
            <w:tcBorders>
              <w:top w:val="single" w:sz="4" w:space="0" w:color="auto"/>
              <w:left w:val="single" w:sz="4" w:space="0" w:color="auto"/>
              <w:bottom w:val="single" w:sz="4" w:space="0" w:color="auto"/>
              <w:right w:val="single" w:sz="4" w:space="0" w:color="auto"/>
            </w:tcBorders>
          </w:tcPr>
          <w:p w14:paraId="0B5CD709" w14:textId="40CFADF5" w:rsidR="00C32FF2" w:rsidRPr="00C32FF2" w:rsidRDefault="00C32FF2" w:rsidP="00495A22">
            <w:pPr>
              <w:spacing w:before="0" w:after="0"/>
              <w:ind w:left="144"/>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386B6181" w14:textId="77777777" w:rsidR="00C32FF2" w:rsidRPr="00495A22" w:rsidRDefault="00C32FF2" w:rsidP="00495A22">
            <w:pPr>
              <w:spacing w:before="0" w:after="0"/>
              <w:ind w:left="144"/>
              <w:rPr>
                <w:rFonts w:ascii="Arial" w:hAnsi="Arial" w:cs="Arial"/>
                <w:sz w:val="20"/>
                <w:szCs w:val="20"/>
              </w:rPr>
            </w:pPr>
          </w:p>
        </w:tc>
        <w:tc>
          <w:tcPr>
            <w:tcW w:w="2764" w:type="dxa"/>
            <w:tcBorders>
              <w:top w:val="single" w:sz="4" w:space="0" w:color="auto"/>
              <w:left w:val="single" w:sz="4" w:space="0" w:color="auto"/>
              <w:bottom w:val="single" w:sz="4" w:space="0" w:color="auto"/>
              <w:right w:val="single" w:sz="4" w:space="0" w:color="auto"/>
            </w:tcBorders>
          </w:tcPr>
          <w:p w14:paraId="03B21B76" w14:textId="33149A2C" w:rsidR="00C32FF2" w:rsidRPr="00495A22" w:rsidRDefault="00C32FF2" w:rsidP="00495A22">
            <w:pPr>
              <w:spacing w:before="0" w:after="0"/>
              <w:ind w:left="144"/>
              <w:rPr>
                <w:rFonts w:ascii="Arial" w:hAnsi="Arial" w:cs="Arial"/>
                <w:sz w:val="20"/>
                <w:szCs w:val="20"/>
              </w:rPr>
            </w:pPr>
          </w:p>
        </w:tc>
      </w:tr>
      <w:tr w:rsidR="0036678B" w:rsidRPr="004A468A" w14:paraId="3FCA33AD" w14:textId="77777777" w:rsidTr="00883994">
        <w:tc>
          <w:tcPr>
            <w:tcW w:w="3685" w:type="dxa"/>
            <w:tcBorders>
              <w:top w:val="single" w:sz="4" w:space="0" w:color="auto"/>
              <w:left w:val="single" w:sz="4" w:space="0" w:color="auto"/>
              <w:bottom w:val="single" w:sz="4" w:space="0" w:color="auto"/>
              <w:right w:val="single" w:sz="4" w:space="0" w:color="auto"/>
            </w:tcBorders>
          </w:tcPr>
          <w:p w14:paraId="0172EEC6" w14:textId="7A5167BE" w:rsidR="0036678B" w:rsidRPr="00C32FF2" w:rsidRDefault="0036678B" w:rsidP="00495A22">
            <w:pPr>
              <w:spacing w:before="0" w:after="0"/>
              <w:ind w:left="144"/>
              <w:jc w:val="both"/>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313ED914" w14:textId="224666ED" w:rsidR="0036678B" w:rsidRPr="00495A22" w:rsidRDefault="0036678B" w:rsidP="00495A22">
            <w:pPr>
              <w:spacing w:before="0" w:after="0"/>
              <w:ind w:left="144"/>
              <w:rPr>
                <w:rFonts w:ascii="Arial" w:hAnsi="Arial" w:cs="Arial"/>
                <w:sz w:val="20"/>
                <w:szCs w:val="20"/>
              </w:rPr>
            </w:pPr>
          </w:p>
        </w:tc>
        <w:tc>
          <w:tcPr>
            <w:tcW w:w="2764" w:type="dxa"/>
            <w:tcBorders>
              <w:top w:val="single" w:sz="4" w:space="0" w:color="auto"/>
              <w:left w:val="single" w:sz="4" w:space="0" w:color="auto"/>
              <w:bottom w:val="single" w:sz="4" w:space="0" w:color="auto"/>
              <w:right w:val="single" w:sz="4" w:space="0" w:color="auto"/>
            </w:tcBorders>
          </w:tcPr>
          <w:p w14:paraId="531AA21E" w14:textId="77777777" w:rsidR="0036678B" w:rsidRPr="00495A22" w:rsidRDefault="0036678B" w:rsidP="00495A22">
            <w:pPr>
              <w:spacing w:before="0" w:after="0"/>
              <w:ind w:left="144"/>
              <w:rPr>
                <w:rFonts w:ascii="Arial" w:hAnsi="Arial" w:cs="Arial"/>
                <w:sz w:val="20"/>
                <w:szCs w:val="20"/>
              </w:rPr>
            </w:pPr>
          </w:p>
        </w:tc>
      </w:tr>
      <w:tr w:rsidR="0036678B" w:rsidRPr="004A468A" w14:paraId="0E262203" w14:textId="77777777" w:rsidTr="00883994">
        <w:tc>
          <w:tcPr>
            <w:tcW w:w="3685" w:type="dxa"/>
            <w:tcBorders>
              <w:top w:val="single" w:sz="4" w:space="0" w:color="auto"/>
              <w:left w:val="single" w:sz="4" w:space="0" w:color="auto"/>
              <w:bottom w:val="single" w:sz="4" w:space="0" w:color="auto"/>
              <w:right w:val="single" w:sz="4" w:space="0" w:color="auto"/>
            </w:tcBorders>
          </w:tcPr>
          <w:p w14:paraId="4B2D3CAD" w14:textId="2005D8C4" w:rsidR="0036678B" w:rsidRPr="00C32FF2" w:rsidRDefault="0036678B" w:rsidP="00495A22">
            <w:pPr>
              <w:spacing w:before="0" w:after="0"/>
              <w:ind w:left="144"/>
              <w:jc w:val="both"/>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217DA7F8" w14:textId="01E75A68" w:rsidR="0036678B" w:rsidRPr="00495A22" w:rsidRDefault="0036678B" w:rsidP="00495A22">
            <w:pPr>
              <w:spacing w:before="0" w:after="0"/>
              <w:ind w:left="144"/>
              <w:rPr>
                <w:rFonts w:ascii="Arial" w:hAnsi="Arial" w:cs="Arial"/>
                <w:sz w:val="20"/>
                <w:szCs w:val="20"/>
              </w:rPr>
            </w:pPr>
          </w:p>
        </w:tc>
        <w:tc>
          <w:tcPr>
            <w:tcW w:w="2764" w:type="dxa"/>
            <w:tcBorders>
              <w:top w:val="single" w:sz="4" w:space="0" w:color="auto"/>
              <w:left w:val="single" w:sz="4" w:space="0" w:color="auto"/>
              <w:bottom w:val="single" w:sz="4" w:space="0" w:color="auto"/>
              <w:right w:val="single" w:sz="4" w:space="0" w:color="auto"/>
            </w:tcBorders>
          </w:tcPr>
          <w:p w14:paraId="6CA196E1" w14:textId="77777777" w:rsidR="0036678B" w:rsidRPr="00495A22" w:rsidRDefault="0036678B" w:rsidP="00495A22">
            <w:pPr>
              <w:spacing w:before="0" w:after="0"/>
              <w:ind w:left="144"/>
              <w:rPr>
                <w:rFonts w:ascii="Arial" w:hAnsi="Arial" w:cs="Arial"/>
                <w:sz w:val="20"/>
                <w:szCs w:val="20"/>
              </w:rPr>
            </w:pPr>
          </w:p>
        </w:tc>
      </w:tr>
      <w:tr w:rsidR="0036678B" w:rsidRPr="004A468A" w14:paraId="7C06D780" w14:textId="77777777" w:rsidTr="00883994">
        <w:tc>
          <w:tcPr>
            <w:tcW w:w="3685" w:type="dxa"/>
            <w:tcBorders>
              <w:top w:val="single" w:sz="4" w:space="0" w:color="auto"/>
              <w:left w:val="single" w:sz="4" w:space="0" w:color="auto"/>
              <w:bottom w:val="single" w:sz="4" w:space="0" w:color="auto"/>
              <w:right w:val="single" w:sz="4" w:space="0" w:color="auto"/>
            </w:tcBorders>
          </w:tcPr>
          <w:p w14:paraId="67F392B2" w14:textId="1B598AAE" w:rsidR="0036678B" w:rsidRPr="00C32FF2" w:rsidRDefault="0036678B" w:rsidP="00495A22">
            <w:pPr>
              <w:spacing w:before="0" w:after="0"/>
              <w:ind w:left="144"/>
              <w:jc w:val="both"/>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064FAD0E" w14:textId="23840620" w:rsidR="0036678B" w:rsidRPr="00495A22" w:rsidRDefault="0036678B" w:rsidP="00495A22">
            <w:pPr>
              <w:spacing w:before="0" w:after="0"/>
              <w:ind w:left="144"/>
              <w:rPr>
                <w:rFonts w:ascii="Arial" w:hAnsi="Arial" w:cs="Arial"/>
                <w:sz w:val="20"/>
                <w:szCs w:val="20"/>
                <w:lang w:val="es-ES"/>
              </w:rPr>
            </w:pPr>
          </w:p>
        </w:tc>
        <w:tc>
          <w:tcPr>
            <w:tcW w:w="2764" w:type="dxa"/>
            <w:tcBorders>
              <w:top w:val="single" w:sz="4" w:space="0" w:color="auto"/>
              <w:left w:val="single" w:sz="4" w:space="0" w:color="auto"/>
              <w:bottom w:val="single" w:sz="4" w:space="0" w:color="auto"/>
              <w:right w:val="single" w:sz="4" w:space="0" w:color="auto"/>
            </w:tcBorders>
          </w:tcPr>
          <w:p w14:paraId="39AEA543" w14:textId="77777777" w:rsidR="0036678B" w:rsidRPr="00495A22" w:rsidRDefault="0036678B" w:rsidP="00495A22">
            <w:pPr>
              <w:spacing w:before="0" w:after="0"/>
              <w:ind w:left="144"/>
              <w:rPr>
                <w:rFonts w:ascii="Arial" w:hAnsi="Arial" w:cs="Arial"/>
                <w:sz w:val="20"/>
                <w:szCs w:val="20"/>
                <w:lang w:val="es-ES"/>
              </w:rPr>
            </w:pPr>
          </w:p>
        </w:tc>
      </w:tr>
      <w:tr w:rsidR="0036678B" w:rsidRPr="004A468A" w14:paraId="6A2E5994" w14:textId="77777777" w:rsidTr="00883994">
        <w:tc>
          <w:tcPr>
            <w:tcW w:w="3685" w:type="dxa"/>
            <w:tcBorders>
              <w:top w:val="single" w:sz="4" w:space="0" w:color="auto"/>
              <w:left w:val="single" w:sz="4" w:space="0" w:color="auto"/>
              <w:bottom w:val="single" w:sz="4" w:space="0" w:color="auto"/>
              <w:right w:val="single" w:sz="4" w:space="0" w:color="auto"/>
            </w:tcBorders>
          </w:tcPr>
          <w:p w14:paraId="2D863360" w14:textId="552A06E2" w:rsidR="0036678B" w:rsidRPr="00C32FF2" w:rsidRDefault="0036678B" w:rsidP="00495A22">
            <w:pPr>
              <w:spacing w:before="0" w:after="0"/>
              <w:ind w:left="144"/>
              <w:jc w:val="both"/>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106DB6AE" w14:textId="1AEBB1E7" w:rsidR="0036678B" w:rsidRPr="00495A22" w:rsidRDefault="0036678B" w:rsidP="00495A22">
            <w:pPr>
              <w:spacing w:before="0" w:after="0"/>
              <w:ind w:left="144"/>
              <w:rPr>
                <w:rFonts w:ascii="Arial" w:hAnsi="Arial" w:cs="Arial"/>
                <w:sz w:val="20"/>
                <w:szCs w:val="20"/>
              </w:rPr>
            </w:pPr>
          </w:p>
        </w:tc>
        <w:tc>
          <w:tcPr>
            <w:tcW w:w="2764" w:type="dxa"/>
            <w:tcBorders>
              <w:top w:val="single" w:sz="4" w:space="0" w:color="auto"/>
              <w:left w:val="single" w:sz="4" w:space="0" w:color="auto"/>
              <w:bottom w:val="single" w:sz="4" w:space="0" w:color="auto"/>
              <w:right w:val="single" w:sz="4" w:space="0" w:color="auto"/>
            </w:tcBorders>
          </w:tcPr>
          <w:p w14:paraId="5C05EBA7" w14:textId="77777777" w:rsidR="0036678B" w:rsidRPr="00495A22" w:rsidRDefault="0036678B" w:rsidP="00495A22">
            <w:pPr>
              <w:spacing w:before="0" w:after="0"/>
              <w:ind w:left="144"/>
              <w:rPr>
                <w:rFonts w:ascii="Arial" w:hAnsi="Arial" w:cs="Arial"/>
                <w:sz w:val="20"/>
                <w:szCs w:val="20"/>
              </w:rPr>
            </w:pPr>
          </w:p>
        </w:tc>
      </w:tr>
      <w:tr w:rsidR="0036678B" w:rsidRPr="004A468A" w14:paraId="4F883A3E" w14:textId="77777777" w:rsidTr="00883994">
        <w:tc>
          <w:tcPr>
            <w:tcW w:w="3685" w:type="dxa"/>
            <w:tcBorders>
              <w:top w:val="single" w:sz="4" w:space="0" w:color="auto"/>
              <w:left w:val="single" w:sz="4" w:space="0" w:color="auto"/>
              <w:bottom w:val="single" w:sz="4" w:space="0" w:color="auto"/>
              <w:right w:val="single" w:sz="4" w:space="0" w:color="auto"/>
            </w:tcBorders>
          </w:tcPr>
          <w:p w14:paraId="0F2F82E5" w14:textId="4856E57E" w:rsidR="0036678B" w:rsidRPr="00C32FF2" w:rsidRDefault="0036678B" w:rsidP="00495A22">
            <w:pPr>
              <w:spacing w:before="0" w:after="0"/>
              <w:ind w:left="144"/>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2CBD55E5" w14:textId="5F149ED7" w:rsidR="0036678B" w:rsidRPr="00495A22" w:rsidRDefault="0036678B" w:rsidP="00495A22">
            <w:pPr>
              <w:spacing w:before="0" w:after="0"/>
              <w:ind w:left="144"/>
              <w:rPr>
                <w:rFonts w:ascii="Arial" w:hAnsi="Arial" w:cs="Arial"/>
                <w:color w:val="000000"/>
                <w:sz w:val="20"/>
                <w:szCs w:val="20"/>
              </w:rPr>
            </w:pPr>
          </w:p>
        </w:tc>
        <w:tc>
          <w:tcPr>
            <w:tcW w:w="2764" w:type="dxa"/>
            <w:tcBorders>
              <w:top w:val="single" w:sz="4" w:space="0" w:color="auto"/>
              <w:left w:val="single" w:sz="4" w:space="0" w:color="auto"/>
              <w:bottom w:val="single" w:sz="4" w:space="0" w:color="auto"/>
              <w:right w:val="single" w:sz="4" w:space="0" w:color="auto"/>
            </w:tcBorders>
            <w:vAlign w:val="bottom"/>
          </w:tcPr>
          <w:p w14:paraId="76950FB3" w14:textId="77777777" w:rsidR="0036678B" w:rsidRPr="00495A22" w:rsidRDefault="0036678B" w:rsidP="00495A22">
            <w:pPr>
              <w:spacing w:before="0" w:after="0"/>
              <w:ind w:left="144"/>
              <w:rPr>
                <w:rFonts w:ascii="Arial" w:hAnsi="Arial" w:cs="Arial"/>
                <w:sz w:val="20"/>
                <w:szCs w:val="20"/>
              </w:rPr>
            </w:pPr>
          </w:p>
        </w:tc>
      </w:tr>
      <w:tr w:rsidR="0036678B" w:rsidRPr="004A468A" w14:paraId="2E7D1708" w14:textId="77777777" w:rsidTr="00883994">
        <w:tc>
          <w:tcPr>
            <w:tcW w:w="3685" w:type="dxa"/>
            <w:tcBorders>
              <w:top w:val="single" w:sz="4" w:space="0" w:color="auto"/>
              <w:left w:val="single" w:sz="4" w:space="0" w:color="auto"/>
              <w:bottom w:val="single" w:sz="4" w:space="0" w:color="auto"/>
              <w:right w:val="single" w:sz="4" w:space="0" w:color="auto"/>
            </w:tcBorders>
          </w:tcPr>
          <w:p w14:paraId="382F2BE0" w14:textId="48AEE100" w:rsidR="0036678B" w:rsidRPr="00C32FF2" w:rsidRDefault="0036678B" w:rsidP="00495A22">
            <w:pPr>
              <w:spacing w:before="0" w:after="0"/>
              <w:ind w:left="144"/>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04B2F191" w14:textId="351E9997" w:rsidR="0036678B" w:rsidRPr="00495A22" w:rsidRDefault="0036678B" w:rsidP="00495A22">
            <w:pPr>
              <w:spacing w:before="0" w:after="0"/>
              <w:ind w:left="144"/>
              <w:rPr>
                <w:rFonts w:ascii="Arial" w:hAnsi="Arial" w:cs="Arial"/>
                <w:color w:val="000000"/>
                <w:sz w:val="20"/>
                <w:szCs w:val="20"/>
              </w:rPr>
            </w:pPr>
          </w:p>
        </w:tc>
        <w:tc>
          <w:tcPr>
            <w:tcW w:w="2764" w:type="dxa"/>
            <w:tcBorders>
              <w:top w:val="single" w:sz="4" w:space="0" w:color="auto"/>
              <w:left w:val="single" w:sz="4" w:space="0" w:color="auto"/>
              <w:bottom w:val="single" w:sz="4" w:space="0" w:color="auto"/>
              <w:right w:val="single" w:sz="4" w:space="0" w:color="auto"/>
            </w:tcBorders>
            <w:vAlign w:val="bottom"/>
          </w:tcPr>
          <w:p w14:paraId="5FE9FC33" w14:textId="77777777" w:rsidR="0036678B" w:rsidRPr="00495A22" w:rsidRDefault="0036678B" w:rsidP="00495A22">
            <w:pPr>
              <w:spacing w:before="0" w:after="0"/>
              <w:ind w:left="144"/>
              <w:rPr>
                <w:rFonts w:ascii="Arial" w:hAnsi="Arial" w:cs="Arial"/>
                <w:sz w:val="20"/>
                <w:szCs w:val="20"/>
              </w:rPr>
            </w:pPr>
          </w:p>
        </w:tc>
      </w:tr>
      <w:tr w:rsidR="0036678B" w:rsidRPr="004A468A" w14:paraId="0E83C4CE" w14:textId="77777777" w:rsidTr="00883994">
        <w:tc>
          <w:tcPr>
            <w:tcW w:w="3685" w:type="dxa"/>
            <w:tcBorders>
              <w:top w:val="single" w:sz="4" w:space="0" w:color="auto"/>
              <w:left w:val="single" w:sz="4" w:space="0" w:color="auto"/>
              <w:bottom w:val="single" w:sz="4" w:space="0" w:color="auto"/>
              <w:right w:val="single" w:sz="4" w:space="0" w:color="auto"/>
            </w:tcBorders>
            <w:vAlign w:val="bottom"/>
          </w:tcPr>
          <w:p w14:paraId="0FE953F8" w14:textId="77777777" w:rsidR="0036678B" w:rsidRPr="00C32FF2" w:rsidRDefault="0036678B" w:rsidP="00495A22">
            <w:pPr>
              <w:spacing w:before="0" w:after="0"/>
              <w:ind w:left="144"/>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vAlign w:val="bottom"/>
          </w:tcPr>
          <w:p w14:paraId="0546FE34" w14:textId="77777777" w:rsidR="0036678B" w:rsidRPr="00495A22" w:rsidRDefault="0036678B" w:rsidP="00495A22">
            <w:pPr>
              <w:spacing w:before="0" w:after="0"/>
              <w:ind w:left="144"/>
              <w:rPr>
                <w:rFonts w:ascii="Arial" w:hAnsi="Arial" w:cs="Arial"/>
                <w:color w:val="000000"/>
                <w:sz w:val="20"/>
                <w:szCs w:val="20"/>
              </w:rPr>
            </w:pPr>
          </w:p>
        </w:tc>
        <w:tc>
          <w:tcPr>
            <w:tcW w:w="2764" w:type="dxa"/>
            <w:tcBorders>
              <w:top w:val="single" w:sz="4" w:space="0" w:color="auto"/>
              <w:left w:val="single" w:sz="4" w:space="0" w:color="auto"/>
              <w:bottom w:val="single" w:sz="4" w:space="0" w:color="auto"/>
              <w:right w:val="single" w:sz="4" w:space="0" w:color="auto"/>
            </w:tcBorders>
            <w:vAlign w:val="bottom"/>
          </w:tcPr>
          <w:p w14:paraId="0F92D1B5" w14:textId="77777777" w:rsidR="0036678B" w:rsidRPr="00495A22" w:rsidRDefault="0036678B" w:rsidP="00495A22">
            <w:pPr>
              <w:spacing w:before="0" w:after="0"/>
              <w:ind w:left="144"/>
              <w:rPr>
                <w:rFonts w:ascii="Arial" w:hAnsi="Arial" w:cs="Arial"/>
                <w:sz w:val="20"/>
                <w:szCs w:val="20"/>
              </w:rPr>
            </w:pPr>
          </w:p>
        </w:tc>
      </w:tr>
      <w:tr w:rsidR="0036678B" w:rsidRPr="004A468A" w14:paraId="3D750D1E" w14:textId="77777777" w:rsidTr="00883994">
        <w:tc>
          <w:tcPr>
            <w:tcW w:w="3685" w:type="dxa"/>
            <w:tcBorders>
              <w:top w:val="single" w:sz="4" w:space="0" w:color="auto"/>
            </w:tcBorders>
            <w:vAlign w:val="bottom"/>
          </w:tcPr>
          <w:p w14:paraId="7021C137" w14:textId="77777777" w:rsidR="0036678B" w:rsidRPr="00495A22" w:rsidRDefault="0036678B" w:rsidP="00495A22">
            <w:pPr>
              <w:spacing w:before="0" w:after="0"/>
              <w:ind w:left="144"/>
              <w:rPr>
                <w:rFonts w:ascii="Arial" w:hAnsi="Arial" w:cs="Arial"/>
                <w:i/>
                <w:iCs/>
                <w:color w:val="767171"/>
                <w:sz w:val="20"/>
                <w:szCs w:val="20"/>
              </w:rPr>
            </w:pPr>
          </w:p>
        </w:tc>
        <w:tc>
          <w:tcPr>
            <w:tcW w:w="3533" w:type="dxa"/>
            <w:tcBorders>
              <w:top w:val="single" w:sz="4" w:space="0" w:color="auto"/>
            </w:tcBorders>
            <w:vAlign w:val="bottom"/>
          </w:tcPr>
          <w:p w14:paraId="59FE4587" w14:textId="77777777" w:rsidR="0036678B" w:rsidRPr="00495A22" w:rsidRDefault="0036678B" w:rsidP="00495A22">
            <w:pPr>
              <w:spacing w:before="0" w:after="0"/>
              <w:ind w:left="144"/>
              <w:rPr>
                <w:rFonts w:ascii="Arial" w:hAnsi="Arial" w:cs="Arial"/>
                <w:color w:val="000000"/>
                <w:sz w:val="20"/>
                <w:szCs w:val="20"/>
              </w:rPr>
            </w:pPr>
          </w:p>
        </w:tc>
        <w:tc>
          <w:tcPr>
            <w:tcW w:w="2764" w:type="dxa"/>
            <w:tcBorders>
              <w:top w:val="single" w:sz="4" w:space="0" w:color="auto"/>
            </w:tcBorders>
            <w:vAlign w:val="bottom"/>
          </w:tcPr>
          <w:p w14:paraId="0ABE3146" w14:textId="77777777" w:rsidR="0036678B" w:rsidRPr="00495A22" w:rsidRDefault="0036678B" w:rsidP="00495A22">
            <w:pPr>
              <w:spacing w:before="0" w:after="0"/>
              <w:ind w:left="144"/>
              <w:rPr>
                <w:rFonts w:ascii="Arial" w:hAnsi="Arial" w:cs="Arial"/>
                <w:sz w:val="20"/>
                <w:szCs w:val="20"/>
              </w:rPr>
            </w:pPr>
          </w:p>
        </w:tc>
      </w:tr>
    </w:tbl>
    <w:p w14:paraId="4E8504B3" w14:textId="77777777" w:rsidR="00ED5702" w:rsidRPr="00495A22" w:rsidRDefault="00ED5702" w:rsidP="00495A22">
      <w:pPr>
        <w:spacing w:before="0" w:after="0"/>
        <w:ind w:left="144"/>
        <w:jc w:val="both"/>
        <w:rPr>
          <w:rFonts w:ascii="Arial" w:hAnsi="Arial" w:cs="Arial"/>
          <w:sz w:val="20"/>
          <w:szCs w:val="20"/>
        </w:rPr>
      </w:pPr>
    </w:p>
    <w:sectPr w:rsidR="00ED5702" w:rsidRPr="00495A22" w:rsidSect="00374966">
      <w:footerReference w:type="default" r:id="rId22"/>
      <w:pgSz w:w="11906" w:h="16838" w:code="9"/>
      <w:pgMar w:top="720" w:right="1133" w:bottom="907" w:left="1134"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739AFC" w14:textId="77777777" w:rsidR="004C053A" w:rsidRDefault="004C053A" w:rsidP="00DC1416">
      <w:pPr>
        <w:spacing w:after="0" w:line="240" w:lineRule="auto"/>
      </w:pPr>
      <w:r>
        <w:separator/>
      </w:r>
    </w:p>
  </w:endnote>
  <w:endnote w:type="continuationSeparator" w:id="0">
    <w:p w14:paraId="795F0265" w14:textId="77777777" w:rsidR="004C053A" w:rsidRDefault="004C053A" w:rsidP="00DC1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9372199"/>
      <w:docPartObj>
        <w:docPartGallery w:val="Page Numbers (Bottom of Page)"/>
        <w:docPartUnique/>
      </w:docPartObj>
    </w:sdtPr>
    <w:sdtContent>
      <w:sdt>
        <w:sdtPr>
          <w:id w:val="-1769616900"/>
          <w:docPartObj>
            <w:docPartGallery w:val="Page Numbers (Top of Page)"/>
            <w:docPartUnique/>
          </w:docPartObj>
        </w:sdtPr>
        <w:sdtContent>
          <w:p w14:paraId="3087B955" w14:textId="37DC31E1" w:rsidR="000D2CBF" w:rsidRDefault="000D2CBF">
            <w:pPr>
              <w:pStyle w:val="Footer"/>
              <w:jc w:val="right"/>
            </w:pPr>
            <w:r>
              <w:rPr>
                <w:noProof/>
                <w:lang w:val="en-GB" w:eastAsia="en-GB"/>
              </w:rPr>
              <mc:AlternateContent>
                <mc:Choice Requires="wps">
                  <w:drawing>
                    <wp:anchor distT="0" distB="0" distL="114300" distR="114300" simplePos="0" relativeHeight="251659264" behindDoc="0" locked="0" layoutInCell="1" allowOverlap="1" wp14:anchorId="09655A47" wp14:editId="49C26626">
                      <wp:simplePos x="0" y="0"/>
                      <wp:positionH relativeFrom="column">
                        <wp:posOffset>10160</wp:posOffset>
                      </wp:positionH>
                      <wp:positionV relativeFrom="paragraph">
                        <wp:posOffset>16510</wp:posOffset>
                      </wp:positionV>
                      <wp:extent cx="60642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606425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7D2D0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pt,1.3pt" to="478.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" strokecolor="#5b9bd5 [3204]" strokeweight="1pt">
                      <v:stroke joinstyle="miter"/>
                    </v:lin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9159CB">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159CB">
              <w:rPr>
                <w:b/>
                <w:bCs/>
                <w:noProof/>
              </w:rPr>
              <w:t>28</w:t>
            </w:r>
            <w:r>
              <w:rPr>
                <w:b/>
                <w:bCs/>
                <w:sz w:val="24"/>
                <w:szCs w:val="24"/>
              </w:rPr>
              <w:fldChar w:fldCharType="end"/>
            </w:r>
          </w:p>
        </w:sdtContent>
      </w:sdt>
    </w:sdtContent>
  </w:sdt>
  <w:p w14:paraId="62EF8F9E" w14:textId="6FBD2038" w:rsidR="00374966" w:rsidRPr="000D2CBF" w:rsidRDefault="000D2CBF">
    <w:pPr>
      <w:pStyle w:val="Footer"/>
      <w:rPr>
        <w:color w:val="2E74B5" w:themeColor="accent1" w:themeShade="BF"/>
      </w:rPr>
    </w:pPr>
    <w:r w:rsidRPr="000D2CBF">
      <w:rPr>
        <w:color w:val="2E74B5" w:themeColor="accent1" w:themeShade="BF"/>
      </w:rPr>
      <w:t>SBB_1l9 - Material Master Standardization of Materials</w:t>
    </w:r>
  </w:p>
  <w:p w14:paraId="00D58B89" w14:textId="77777777" w:rsidR="000D2CBF" w:rsidRDefault="000D2CB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389DA0" w14:textId="77777777" w:rsidR="004C053A" w:rsidRDefault="004C053A" w:rsidP="00DC1416">
      <w:pPr>
        <w:spacing w:after="0" w:line="240" w:lineRule="auto"/>
      </w:pPr>
      <w:r>
        <w:separator/>
      </w:r>
    </w:p>
  </w:footnote>
  <w:footnote w:type="continuationSeparator" w:id="0">
    <w:p w14:paraId="246A04A7" w14:textId="77777777" w:rsidR="004C053A" w:rsidRDefault="004C053A" w:rsidP="00DC1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1FFA0944"/>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B904FA6"/>
    <w:multiLevelType w:val="hybridMultilevel"/>
    <w:tmpl w:val="B98A87F8"/>
    <w:lvl w:ilvl="0" w:tplc="1C090001">
      <w:start w:val="1"/>
      <w:numFmt w:val="bullet"/>
      <w:lvlText w:val=""/>
      <w:lvlJc w:val="left"/>
      <w:pPr>
        <w:ind w:left="504" w:hanging="360"/>
      </w:pPr>
      <w:rPr>
        <w:rFonts w:ascii="Symbol" w:hAnsi="Symbol" w:hint="default"/>
      </w:rPr>
    </w:lvl>
    <w:lvl w:ilvl="1" w:tplc="08090003">
      <w:start w:val="1"/>
      <w:numFmt w:val="bullet"/>
      <w:lvlText w:val="o"/>
      <w:lvlJc w:val="left"/>
      <w:pPr>
        <w:ind w:left="1224" w:hanging="360"/>
      </w:pPr>
      <w:rPr>
        <w:rFonts w:ascii="Courier New" w:hAnsi="Courier New" w:cs="Courier New" w:hint="default"/>
      </w:rPr>
    </w:lvl>
    <w:lvl w:ilvl="2" w:tplc="08090005" w:tentative="1">
      <w:start w:val="1"/>
      <w:numFmt w:val="bullet"/>
      <w:lvlText w:val=""/>
      <w:lvlJc w:val="left"/>
      <w:pPr>
        <w:ind w:left="1944" w:hanging="360"/>
      </w:pPr>
      <w:rPr>
        <w:rFonts w:ascii="Wingdings" w:hAnsi="Wingdings" w:hint="default"/>
      </w:rPr>
    </w:lvl>
    <w:lvl w:ilvl="3" w:tplc="08090001" w:tentative="1">
      <w:start w:val="1"/>
      <w:numFmt w:val="bullet"/>
      <w:lvlText w:val=""/>
      <w:lvlJc w:val="left"/>
      <w:pPr>
        <w:ind w:left="2664" w:hanging="360"/>
      </w:pPr>
      <w:rPr>
        <w:rFonts w:ascii="Symbol" w:hAnsi="Symbol" w:hint="default"/>
      </w:rPr>
    </w:lvl>
    <w:lvl w:ilvl="4" w:tplc="08090003" w:tentative="1">
      <w:start w:val="1"/>
      <w:numFmt w:val="bullet"/>
      <w:lvlText w:val="o"/>
      <w:lvlJc w:val="left"/>
      <w:pPr>
        <w:ind w:left="3384" w:hanging="360"/>
      </w:pPr>
      <w:rPr>
        <w:rFonts w:ascii="Courier New" w:hAnsi="Courier New" w:cs="Courier New" w:hint="default"/>
      </w:rPr>
    </w:lvl>
    <w:lvl w:ilvl="5" w:tplc="08090005" w:tentative="1">
      <w:start w:val="1"/>
      <w:numFmt w:val="bullet"/>
      <w:lvlText w:val=""/>
      <w:lvlJc w:val="left"/>
      <w:pPr>
        <w:ind w:left="4104" w:hanging="360"/>
      </w:pPr>
      <w:rPr>
        <w:rFonts w:ascii="Wingdings" w:hAnsi="Wingdings" w:hint="default"/>
      </w:rPr>
    </w:lvl>
    <w:lvl w:ilvl="6" w:tplc="08090001" w:tentative="1">
      <w:start w:val="1"/>
      <w:numFmt w:val="bullet"/>
      <w:lvlText w:val=""/>
      <w:lvlJc w:val="left"/>
      <w:pPr>
        <w:ind w:left="4824" w:hanging="360"/>
      </w:pPr>
      <w:rPr>
        <w:rFonts w:ascii="Symbol" w:hAnsi="Symbol" w:hint="default"/>
      </w:rPr>
    </w:lvl>
    <w:lvl w:ilvl="7" w:tplc="08090003" w:tentative="1">
      <w:start w:val="1"/>
      <w:numFmt w:val="bullet"/>
      <w:lvlText w:val="o"/>
      <w:lvlJc w:val="left"/>
      <w:pPr>
        <w:ind w:left="5544" w:hanging="360"/>
      </w:pPr>
      <w:rPr>
        <w:rFonts w:ascii="Courier New" w:hAnsi="Courier New" w:cs="Courier New" w:hint="default"/>
      </w:rPr>
    </w:lvl>
    <w:lvl w:ilvl="8" w:tplc="08090005" w:tentative="1">
      <w:start w:val="1"/>
      <w:numFmt w:val="bullet"/>
      <w:lvlText w:val=""/>
      <w:lvlJc w:val="left"/>
      <w:pPr>
        <w:ind w:left="6264" w:hanging="360"/>
      </w:pPr>
      <w:rPr>
        <w:rFonts w:ascii="Wingdings" w:hAnsi="Wingdings" w:hint="default"/>
      </w:rPr>
    </w:lvl>
  </w:abstractNum>
  <w:abstractNum w:abstractNumId="2" w15:restartNumberingAfterBreak="0">
    <w:nsid w:val="0EC60405"/>
    <w:multiLevelType w:val="hybridMultilevel"/>
    <w:tmpl w:val="7D164664"/>
    <w:lvl w:ilvl="0" w:tplc="0809000F">
      <w:start w:val="1"/>
      <w:numFmt w:val="decimal"/>
      <w:lvlText w:val="%1."/>
      <w:lvlJc w:val="left"/>
      <w:pPr>
        <w:ind w:left="1293" w:hanging="360"/>
      </w:pPr>
      <w:rPr>
        <w:rFonts w:hint="default"/>
      </w:rPr>
    </w:lvl>
    <w:lvl w:ilvl="1" w:tplc="08090019">
      <w:start w:val="1"/>
      <w:numFmt w:val="lowerLetter"/>
      <w:lvlText w:val="%2."/>
      <w:lvlJc w:val="left"/>
      <w:pPr>
        <w:ind w:left="2592" w:hanging="360"/>
      </w:pPr>
    </w:lvl>
    <w:lvl w:ilvl="2" w:tplc="0809001B" w:tentative="1">
      <w:start w:val="1"/>
      <w:numFmt w:val="lowerRoman"/>
      <w:lvlText w:val="%3."/>
      <w:lvlJc w:val="right"/>
      <w:pPr>
        <w:ind w:left="3312" w:hanging="180"/>
      </w:pPr>
    </w:lvl>
    <w:lvl w:ilvl="3" w:tplc="0809000F" w:tentative="1">
      <w:start w:val="1"/>
      <w:numFmt w:val="decimal"/>
      <w:lvlText w:val="%4."/>
      <w:lvlJc w:val="left"/>
      <w:pPr>
        <w:ind w:left="4032" w:hanging="360"/>
      </w:pPr>
    </w:lvl>
    <w:lvl w:ilvl="4" w:tplc="08090019" w:tentative="1">
      <w:start w:val="1"/>
      <w:numFmt w:val="lowerLetter"/>
      <w:lvlText w:val="%5."/>
      <w:lvlJc w:val="left"/>
      <w:pPr>
        <w:ind w:left="4752" w:hanging="360"/>
      </w:pPr>
    </w:lvl>
    <w:lvl w:ilvl="5" w:tplc="0809001B" w:tentative="1">
      <w:start w:val="1"/>
      <w:numFmt w:val="lowerRoman"/>
      <w:lvlText w:val="%6."/>
      <w:lvlJc w:val="right"/>
      <w:pPr>
        <w:ind w:left="5472" w:hanging="180"/>
      </w:pPr>
    </w:lvl>
    <w:lvl w:ilvl="6" w:tplc="0809000F" w:tentative="1">
      <w:start w:val="1"/>
      <w:numFmt w:val="decimal"/>
      <w:lvlText w:val="%7."/>
      <w:lvlJc w:val="left"/>
      <w:pPr>
        <w:ind w:left="6192" w:hanging="360"/>
      </w:pPr>
    </w:lvl>
    <w:lvl w:ilvl="7" w:tplc="08090019" w:tentative="1">
      <w:start w:val="1"/>
      <w:numFmt w:val="lowerLetter"/>
      <w:lvlText w:val="%8."/>
      <w:lvlJc w:val="left"/>
      <w:pPr>
        <w:ind w:left="6912" w:hanging="360"/>
      </w:pPr>
    </w:lvl>
    <w:lvl w:ilvl="8" w:tplc="0809001B" w:tentative="1">
      <w:start w:val="1"/>
      <w:numFmt w:val="lowerRoman"/>
      <w:lvlText w:val="%9."/>
      <w:lvlJc w:val="right"/>
      <w:pPr>
        <w:ind w:left="7632" w:hanging="180"/>
      </w:pPr>
    </w:lvl>
  </w:abstractNum>
  <w:abstractNum w:abstractNumId="3" w15:restartNumberingAfterBreak="0">
    <w:nsid w:val="127E117F"/>
    <w:multiLevelType w:val="hybridMultilevel"/>
    <w:tmpl w:val="D2021F76"/>
    <w:lvl w:ilvl="0" w:tplc="08090001">
      <w:start w:val="1"/>
      <w:numFmt w:val="bullet"/>
      <w:lvlText w:val=""/>
      <w:lvlJc w:val="left"/>
      <w:pPr>
        <w:ind w:left="1293" w:hanging="360"/>
      </w:pPr>
      <w:rPr>
        <w:rFonts w:ascii="Symbol" w:hAnsi="Symbol" w:hint="default"/>
      </w:rPr>
    </w:lvl>
    <w:lvl w:ilvl="1" w:tplc="08090003" w:tentative="1">
      <w:start w:val="1"/>
      <w:numFmt w:val="bullet"/>
      <w:lvlText w:val="o"/>
      <w:lvlJc w:val="left"/>
      <w:pPr>
        <w:ind w:left="2013" w:hanging="360"/>
      </w:pPr>
      <w:rPr>
        <w:rFonts w:ascii="Courier New" w:hAnsi="Courier New" w:cs="Courier New" w:hint="default"/>
      </w:rPr>
    </w:lvl>
    <w:lvl w:ilvl="2" w:tplc="08090005" w:tentative="1">
      <w:start w:val="1"/>
      <w:numFmt w:val="bullet"/>
      <w:lvlText w:val=""/>
      <w:lvlJc w:val="left"/>
      <w:pPr>
        <w:ind w:left="2733" w:hanging="360"/>
      </w:pPr>
      <w:rPr>
        <w:rFonts w:ascii="Wingdings" w:hAnsi="Wingdings" w:hint="default"/>
      </w:rPr>
    </w:lvl>
    <w:lvl w:ilvl="3" w:tplc="08090001" w:tentative="1">
      <w:start w:val="1"/>
      <w:numFmt w:val="bullet"/>
      <w:lvlText w:val=""/>
      <w:lvlJc w:val="left"/>
      <w:pPr>
        <w:ind w:left="3453" w:hanging="360"/>
      </w:pPr>
      <w:rPr>
        <w:rFonts w:ascii="Symbol" w:hAnsi="Symbol" w:hint="default"/>
      </w:rPr>
    </w:lvl>
    <w:lvl w:ilvl="4" w:tplc="08090003" w:tentative="1">
      <w:start w:val="1"/>
      <w:numFmt w:val="bullet"/>
      <w:lvlText w:val="o"/>
      <w:lvlJc w:val="left"/>
      <w:pPr>
        <w:ind w:left="4173" w:hanging="360"/>
      </w:pPr>
      <w:rPr>
        <w:rFonts w:ascii="Courier New" w:hAnsi="Courier New" w:cs="Courier New" w:hint="default"/>
      </w:rPr>
    </w:lvl>
    <w:lvl w:ilvl="5" w:tplc="08090005" w:tentative="1">
      <w:start w:val="1"/>
      <w:numFmt w:val="bullet"/>
      <w:lvlText w:val=""/>
      <w:lvlJc w:val="left"/>
      <w:pPr>
        <w:ind w:left="4893" w:hanging="360"/>
      </w:pPr>
      <w:rPr>
        <w:rFonts w:ascii="Wingdings" w:hAnsi="Wingdings" w:hint="default"/>
      </w:rPr>
    </w:lvl>
    <w:lvl w:ilvl="6" w:tplc="08090001" w:tentative="1">
      <w:start w:val="1"/>
      <w:numFmt w:val="bullet"/>
      <w:lvlText w:val=""/>
      <w:lvlJc w:val="left"/>
      <w:pPr>
        <w:ind w:left="5613" w:hanging="360"/>
      </w:pPr>
      <w:rPr>
        <w:rFonts w:ascii="Symbol" w:hAnsi="Symbol" w:hint="default"/>
      </w:rPr>
    </w:lvl>
    <w:lvl w:ilvl="7" w:tplc="08090003" w:tentative="1">
      <w:start w:val="1"/>
      <w:numFmt w:val="bullet"/>
      <w:lvlText w:val="o"/>
      <w:lvlJc w:val="left"/>
      <w:pPr>
        <w:ind w:left="6333" w:hanging="360"/>
      </w:pPr>
      <w:rPr>
        <w:rFonts w:ascii="Courier New" w:hAnsi="Courier New" w:cs="Courier New" w:hint="default"/>
      </w:rPr>
    </w:lvl>
    <w:lvl w:ilvl="8" w:tplc="08090005" w:tentative="1">
      <w:start w:val="1"/>
      <w:numFmt w:val="bullet"/>
      <w:lvlText w:val=""/>
      <w:lvlJc w:val="left"/>
      <w:pPr>
        <w:ind w:left="7053" w:hanging="360"/>
      </w:pPr>
      <w:rPr>
        <w:rFonts w:ascii="Wingdings" w:hAnsi="Wingdings" w:hint="default"/>
      </w:rPr>
    </w:lvl>
  </w:abstractNum>
  <w:abstractNum w:abstractNumId="4" w15:restartNumberingAfterBreak="0">
    <w:nsid w:val="419702AE"/>
    <w:multiLevelType w:val="hybridMultilevel"/>
    <w:tmpl w:val="136EC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8757A4"/>
    <w:multiLevelType w:val="multilevel"/>
    <w:tmpl w:val="D23A92CE"/>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592771C4"/>
    <w:multiLevelType w:val="multilevel"/>
    <w:tmpl w:val="D6F0404C"/>
    <w:lvl w:ilvl="0">
      <w:start w:val="1"/>
      <w:numFmt w:val="decimal"/>
      <w:lvlText w:val="%1."/>
      <w:lvlJc w:val="left"/>
      <w:pPr>
        <w:ind w:left="1800" w:hanging="360"/>
      </w:pPr>
      <w:rPr>
        <w:rFonts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7" w15:restartNumberingAfterBreak="0">
    <w:nsid w:val="5BBB6F5D"/>
    <w:multiLevelType w:val="hybridMultilevel"/>
    <w:tmpl w:val="9D765A28"/>
    <w:lvl w:ilvl="0" w:tplc="06D0A71E">
      <w:start w:val="1"/>
      <w:numFmt w:val="bullet"/>
      <w:pStyle w:val="TOC1"/>
      <w:lvlText w:val=""/>
      <w:lvlJc w:val="left"/>
      <w:pPr>
        <w:ind w:left="2016" w:hanging="360"/>
      </w:pPr>
      <w:rPr>
        <w:rFonts w:ascii="Symbol" w:hAnsi="Symbol" w:hint="default"/>
      </w:rPr>
    </w:lvl>
    <w:lvl w:ilvl="1" w:tplc="1C090003" w:tentative="1">
      <w:start w:val="1"/>
      <w:numFmt w:val="bullet"/>
      <w:lvlText w:val="o"/>
      <w:lvlJc w:val="left"/>
      <w:pPr>
        <w:ind w:left="2736" w:hanging="360"/>
      </w:pPr>
      <w:rPr>
        <w:rFonts w:ascii="Courier New" w:hAnsi="Courier New" w:cs="Courier New" w:hint="default"/>
      </w:rPr>
    </w:lvl>
    <w:lvl w:ilvl="2" w:tplc="1C090005" w:tentative="1">
      <w:start w:val="1"/>
      <w:numFmt w:val="bullet"/>
      <w:lvlText w:val=""/>
      <w:lvlJc w:val="left"/>
      <w:pPr>
        <w:ind w:left="3456" w:hanging="360"/>
      </w:pPr>
      <w:rPr>
        <w:rFonts w:ascii="Wingdings" w:hAnsi="Wingdings" w:hint="default"/>
      </w:rPr>
    </w:lvl>
    <w:lvl w:ilvl="3" w:tplc="1C090001" w:tentative="1">
      <w:start w:val="1"/>
      <w:numFmt w:val="bullet"/>
      <w:lvlText w:val=""/>
      <w:lvlJc w:val="left"/>
      <w:pPr>
        <w:ind w:left="4176" w:hanging="360"/>
      </w:pPr>
      <w:rPr>
        <w:rFonts w:ascii="Symbol" w:hAnsi="Symbol" w:hint="default"/>
      </w:rPr>
    </w:lvl>
    <w:lvl w:ilvl="4" w:tplc="1C090003" w:tentative="1">
      <w:start w:val="1"/>
      <w:numFmt w:val="bullet"/>
      <w:lvlText w:val="o"/>
      <w:lvlJc w:val="left"/>
      <w:pPr>
        <w:ind w:left="4896" w:hanging="360"/>
      </w:pPr>
      <w:rPr>
        <w:rFonts w:ascii="Courier New" w:hAnsi="Courier New" w:cs="Courier New" w:hint="default"/>
      </w:rPr>
    </w:lvl>
    <w:lvl w:ilvl="5" w:tplc="1C090005" w:tentative="1">
      <w:start w:val="1"/>
      <w:numFmt w:val="bullet"/>
      <w:lvlText w:val=""/>
      <w:lvlJc w:val="left"/>
      <w:pPr>
        <w:ind w:left="5616" w:hanging="360"/>
      </w:pPr>
      <w:rPr>
        <w:rFonts w:ascii="Wingdings" w:hAnsi="Wingdings" w:hint="default"/>
      </w:rPr>
    </w:lvl>
    <w:lvl w:ilvl="6" w:tplc="1C090001" w:tentative="1">
      <w:start w:val="1"/>
      <w:numFmt w:val="bullet"/>
      <w:lvlText w:val=""/>
      <w:lvlJc w:val="left"/>
      <w:pPr>
        <w:ind w:left="6336" w:hanging="360"/>
      </w:pPr>
      <w:rPr>
        <w:rFonts w:ascii="Symbol" w:hAnsi="Symbol" w:hint="default"/>
      </w:rPr>
    </w:lvl>
    <w:lvl w:ilvl="7" w:tplc="1C090003" w:tentative="1">
      <w:start w:val="1"/>
      <w:numFmt w:val="bullet"/>
      <w:lvlText w:val="o"/>
      <w:lvlJc w:val="left"/>
      <w:pPr>
        <w:ind w:left="7056" w:hanging="360"/>
      </w:pPr>
      <w:rPr>
        <w:rFonts w:ascii="Courier New" w:hAnsi="Courier New" w:cs="Courier New" w:hint="default"/>
      </w:rPr>
    </w:lvl>
    <w:lvl w:ilvl="8" w:tplc="1C090005" w:tentative="1">
      <w:start w:val="1"/>
      <w:numFmt w:val="bullet"/>
      <w:lvlText w:val=""/>
      <w:lvlJc w:val="left"/>
      <w:pPr>
        <w:ind w:left="7776" w:hanging="360"/>
      </w:pPr>
      <w:rPr>
        <w:rFonts w:ascii="Wingdings" w:hAnsi="Wingdings" w:hint="default"/>
      </w:rPr>
    </w:lvl>
  </w:abstractNum>
  <w:abstractNum w:abstractNumId="8" w15:restartNumberingAfterBreak="0">
    <w:nsid w:val="5C447543"/>
    <w:multiLevelType w:val="hybridMultilevel"/>
    <w:tmpl w:val="A78E95E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5D3637A5"/>
    <w:multiLevelType w:val="hybridMultilevel"/>
    <w:tmpl w:val="CA140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564811"/>
    <w:multiLevelType w:val="hybridMultilevel"/>
    <w:tmpl w:val="D23863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3910752"/>
    <w:multiLevelType w:val="hybridMultilevel"/>
    <w:tmpl w:val="1FF082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63F86686"/>
    <w:multiLevelType w:val="multilevel"/>
    <w:tmpl w:val="514422C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577456A"/>
    <w:multiLevelType w:val="hybridMultilevel"/>
    <w:tmpl w:val="3B3E033E"/>
    <w:lvl w:ilvl="0" w:tplc="0809000F">
      <w:start w:val="1"/>
      <w:numFmt w:val="decimal"/>
      <w:lvlText w:val="%1."/>
      <w:lvlJc w:val="left"/>
      <w:pPr>
        <w:ind w:left="1293" w:hanging="360"/>
      </w:pPr>
      <w:rPr>
        <w:rFonts w:hint="default"/>
      </w:rPr>
    </w:lvl>
    <w:lvl w:ilvl="1" w:tplc="08090019">
      <w:start w:val="1"/>
      <w:numFmt w:val="lowerLetter"/>
      <w:lvlText w:val="%2."/>
      <w:lvlJc w:val="left"/>
      <w:pPr>
        <w:ind w:left="2592" w:hanging="360"/>
      </w:pPr>
    </w:lvl>
    <w:lvl w:ilvl="2" w:tplc="0809001B" w:tentative="1">
      <w:start w:val="1"/>
      <w:numFmt w:val="lowerRoman"/>
      <w:lvlText w:val="%3."/>
      <w:lvlJc w:val="right"/>
      <w:pPr>
        <w:ind w:left="3312" w:hanging="180"/>
      </w:pPr>
    </w:lvl>
    <w:lvl w:ilvl="3" w:tplc="0809000F" w:tentative="1">
      <w:start w:val="1"/>
      <w:numFmt w:val="decimal"/>
      <w:lvlText w:val="%4."/>
      <w:lvlJc w:val="left"/>
      <w:pPr>
        <w:ind w:left="4032" w:hanging="360"/>
      </w:pPr>
    </w:lvl>
    <w:lvl w:ilvl="4" w:tplc="08090019" w:tentative="1">
      <w:start w:val="1"/>
      <w:numFmt w:val="lowerLetter"/>
      <w:lvlText w:val="%5."/>
      <w:lvlJc w:val="left"/>
      <w:pPr>
        <w:ind w:left="4752" w:hanging="360"/>
      </w:pPr>
    </w:lvl>
    <w:lvl w:ilvl="5" w:tplc="0809001B" w:tentative="1">
      <w:start w:val="1"/>
      <w:numFmt w:val="lowerRoman"/>
      <w:lvlText w:val="%6."/>
      <w:lvlJc w:val="right"/>
      <w:pPr>
        <w:ind w:left="5472" w:hanging="180"/>
      </w:pPr>
    </w:lvl>
    <w:lvl w:ilvl="6" w:tplc="0809000F" w:tentative="1">
      <w:start w:val="1"/>
      <w:numFmt w:val="decimal"/>
      <w:lvlText w:val="%7."/>
      <w:lvlJc w:val="left"/>
      <w:pPr>
        <w:ind w:left="6192" w:hanging="360"/>
      </w:pPr>
    </w:lvl>
    <w:lvl w:ilvl="7" w:tplc="08090019" w:tentative="1">
      <w:start w:val="1"/>
      <w:numFmt w:val="lowerLetter"/>
      <w:lvlText w:val="%8."/>
      <w:lvlJc w:val="left"/>
      <w:pPr>
        <w:ind w:left="6912" w:hanging="360"/>
      </w:pPr>
    </w:lvl>
    <w:lvl w:ilvl="8" w:tplc="0809001B" w:tentative="1">
      <w:start w:val="1"/>
      <w:numFmt w:val="lowerRoman"/>
      <w:lvlText w:val="%9."/>
      <w:lvlJc w:val="right"/>
      <w:pPr>
        <w:ind w:left="7632" w:hanging="180"/>
      </w:pPr>
    </w:lvl>
  </w:abstractNum>
  <w:abstractNum w:abstractNumId="14" w15:restartNumberingAfterBreak="0">
    <w:nsid w:val="6AC3039D"/>
    <w:multiLevelType w:val="hybridMultilevel"/>
    <w:tmpl w:val="0398446C"/>
    <w:lvl w:ilvl="0" w:tplc="4009000F">
      <w:start w:val="1"/>
      <w:numFmt w:val="decimal"/>
      <w:lvlText w:val="%1."/>
      <w:lvlJc w:val="left"/>
      <w:pPr>
        <w:ind w:left="1440" w:hanging="360"/>
      </w:pPr>
    </w:lvl>
    <w:lvl w:ilvl="1" w:tplc="40090001">
      <w:start w:val="1"/>
      <w:numFmt w:val="bullet"/>
      <w:lvlText w:val=""/>
      <w:lvlJc w:val="left"/>
      <w:pPr>
        <w:ind w:left="2160" w:hanging="360"/>
      </w:pPr>
      <w:rPr>
        <w:rFonts w:ascii="Symbol" w:hAnsi="Symbol"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BEF736B"/>
    <w:multiLevelType w:val="hybridMultilevel"/>
    <w:tmpl w:val="3934E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9C6CAD"/>
    <w:multiLevelType w:val="hybridMultilevel"/>
    <w:tmpl w:val="ECBC7422"/>
    <w:lvl w:ilvl="0" w:tplc="08090001">
      <w:start w:val="1"/>
      <w:numFmt w:val="bullet"/>
      <w:lvlText w:val=""/>
      <w:lvlJc w:val="left"/>
      <w:pPr>
        <w:ind w:left="864" w:hanging="360"/>
      </w:pPr>
      <w:rPr>
        <w:rFonts w:ascii="Symbol" w:hAnsi="Symbol" w:hint="default"/>
      </w:rPr>
    </w:lvl>
    <w:lvl w:ilvl="1" w:tplc="08090003">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7" w15:restartNumberingAfterBreak="0">
    <w:nsid w:val="70B946C9"/>
    <w:multiLevelType w:val="hybridMultilevel"/>
    <w:tmpl w:val="93AEDF16"/>
    <w:lvl w:ilvl="0" w:tplc="0409000F">
      <w:start w:val="1"/>
      <w:numFmt w:val="decimal"/>
      <w:lvlText w:val="%1."/>
      <w:lvlJc w:val="left"/>
      <w:pPr>
        <w:tabs>
          <w:tab w:val="num" w:pos="1368"/>
        </w:tabs>
        <w:ind w:left="1368" w:hanging="360"/>
      </w:pPr>
    </w:lvl>
    <w:lvl w:ilvl="1" w:tplc="04090001">
      <w:start w:val="1"/>
      <w:numFmt w:val="bullet"/>
      <w:lvlText w:val=""/>
      <w:lvlJc w:val="left"/>
      <w:pPr>
        <w:tabs>
          <w:tab w:val="num" w:pos="2088"/>
        </w:tabs>
        <w:ind w:left="2088" w:hanging="360"/>
      </w:pPr>
      <w:rPr>
        <w:rFonts w:ascii="Symbol" w:hAnsi="Symbol" w:hint="default"/>
      </w:rPr>
    </w:lvl>
    <w:lvl w:ilvl="2" w:tplc="0409001B">
      <w:start w:val="1"/>
      <w:numFmt w:val="lowerRoman"/>
      <w:lvlText w:val="%3."/>
      <w:lvlJc w:val="right"/>
      <w:pPr>
        <w:tabs>
          <w:tab w:val="num" w:pos="2808"/>
        </w:tabs>
        <w:ind w:left="2808" w:hanging="180"/>
      </w:pPr>
    </w:lvl>
    <w:lvl w:ilvl="3" w:tplc="0409000F">
      <w:start w:val="1"/>
      <w:numFmt w:val="decimal"/>
      <w:lvlText w:val="%4."/>
      <w:lvlJc w:val="left"/>
      <w:pPr>
        <w:tabs>
          <w:tab w:val="num" w:pos="3528"/>
        </w:tabs>
        <w:ind w:left="3528" w:hanging="360"/>
      </w:pPr>
    </w:lvl>
    <w:lvl w:ilvl="4" w:tplc="04090019">
      <w:start w:val="1"/>
      <w:numFmt w:val="lowerLetter"/>
      <w:lvlText w:val="%5."/>
      <w:lvlJc w:val="left"/>
      <w:pPr>
        <w:tabs>
          <w:tab w:val="num" w:pos="4248"/>
        </w:tabs>
        <w:ind w:left="4248" w:hanging="360"/>
      </w:pPr>
    </w:lvl>
    <w:lvl w:ilvl="5" w:tplc="0409001B">
      <w:start w:val="1"/>
      <w:numFmt w:val="lowerRoman"/>
      <w:lvlText w:val="%6."/>
      <w:lvlJc w:val="right"/>
      <w:pPr>
        <w:tabs>
          <w:tab w:val="num" w:pos="4968"/>
        </w:tabs>
        <w:ind w:left="4968" w:hanging="180"/>
      </w:pPr>
    </w:lvl>
    <w:lvl w:ilvl="6" w:tplc="0409000F">
      <w:start w:val="1"/>
      <w:numFmt w:val="decimal"/>
      <w:lvlText w:val="%7."/>
      <w:lvlJc w:val="left"/>
      <w:pPr>
        <w:tabs>
          <w:tab w:val="num" w:pos="5688"/>
        </w:tabs>
        <w:ind w:left="5688" w:hanging="360"/>
      </w:pPr>
    </w:lvl>
    <w:lvl w:ilvl="7" w:tplc="04090019">
      <w:start w:val="1"/>
      <w:numFmt w:val="lowerLetter"/>
      <w:lvlText w:val="%8."/>
      <w:lvlJc w:val="left"/>
      <w:pPr>
        <w:tabs>
          <w:tab w:val="num" w:pos="6408"/>
        </w:tabs>
        <w:ind w:left="6408" w:hanging="360"/>
      </w:pPr>
    </w:lvl>
    <w:lvl w:ilvl="8" w:tplc="0409001B">
      <w:start w:val="1"/>
      <w:numFmt w:val="lowerRoman"/>
      <w:lvlText w:val="%9."/>
      <w:lvlJc w:val="right"/>
      <w:pPr>
        <w:tabs>
          <w:tab w:val="num" w:pos="7128"/>
        </w:tabs>
        <w:ind w:left="7128" w:hanging="180"/>
      </w:pPr>
    </w:lvl>
  </w:abstractNum>
  <w:abstractNum w:abstractNumId="18" w15:restartNumberingAfterBreak="0">
    <w:nsid w:val="761D1821"/>
    <w:multiLevelType w:val="hybridMultilevel"/>
    <w:tmpl w:val="C44C44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6"/>
  </w:num>
  <w:num w:numId="4">
    <w:abstractNumId w:val="7"/>
  </w:num>
  <w:num w:numId="5">
    <w:abstractNumId w:val="0"/>
  </w:num>
  <w:num w:numId="6">
    <w:abstractNumId w:val="15"/>
  </w:num>
  <w:num w:numId="7">
    <w:abstractNumId w:val="4"/>
  </w:num>
  <w:num w:numId="8">
    <w:abstractNumId w:val="1"/>
  </w:num>
  <w:num w:numId="9">
    <w:abstractNumId w:val="5"/>
  </w:num>
  <w:num w:numId="10">
    <w:abstractNumId w:val="8"/>
  </w:num>
  <w:num w:numId="11">
    <w:abstractNumId w:val="11"/>
  </w:num>
  <w:num w:numId="12">
    <w:abstractNumId w:val="16"/>
  </w:num>
  <w:num w:numId="13">
    <w:abstractNumId w:val="3"/>
  </w:num>
  <w:num w:numId="14">
    <w:abstractNumId w:val="18"/>
  </w:num>
  <w:num w:numId="15">
    <w:abstractNumId w:val="14"/>
  </w:num>
  <w:num w:numId="16">
    <w:abstractNumId w:val="2"/>
  </w:num>
  <w:num w:numId="17">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1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evin, Garth (Melrose - ZA)">
    <w15:presenceInfo w15:providerId="AD" w15:userId="S-1-5-21-3304051128-618768200-2094459578-4987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n-ZA" w:vendorID="64" w:dllVersion="131078" w:nlCheck="1" w:checkStyle="1"/>
  <w:activeWritingStyle w:appName="MSWord" w:lang="en-CA"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CA" w:vendorID="64" w:dllVersion="131078" w:nlCheck="1" w:checkStyle="0"/>
  <w:activeWritingStyle w:appName="MSWord" w:lang="it-CH" w:vendorID="64" w:dllVersion="131078" w:nlCheck="1" w:checkStyle="0"/>
  <w:activeWritingStyle w:appName="MSWord" w:lang="fr-FR" w:vendorID="64" w:dllVersion="131078" w:nlCheck="1" w:checkStyle="0"/>
  <w:activeWritingStyle w:appName="MSWord" w:lang="de-DE" w:vendorID="64" w:dllVersion="131078"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1D3"/>
    <w:rsid w:val="0000153C"/>
    <w:rsid w:val="00004070"/>
    <w:rsid w:val="000043ED"/>
    <w:rsid w:val="00004C5A"/>
    <w:rsid w:val="000053BB"/>
    <w:rsid w:val="00005BD6"/>
    <w:rsid w:val="00006E22"/>
    <w:rsid w:val="00006F9B"/>
    <w:rsid w:val="000079E3"/>
    <w:rsid w:val="00007D34"/>
    <w:rsid w:val="000100D2"/>
    <w:rsid w:val="00010592"/>
    <w:rsid w:val="000110C8"/>
    <w:rsid w:val="0001132F"/>
    <w:rsid w:val="0001169A"/>
    <w:rsid w:val="00012D7B"/>
    <w:rsid w:val="0001392B"/>
    <w:rsid w:val="00013BCA"/>
    <w:rsid w:val="00013CFD"/>
    <w:rsid w:val="00013D70"/>
    <w:rsid w:val="0001670C"/>
    <w:rsid w:val="000211F3"/>
    <w:rsid w:val="00021764"/>
    <w:rsid w:val="0002394D"/>
    <w:rsid w:val="0002433F"/>
    <w:rsid w:val="00024880"/>
    <w:rsid w:val="00027698"/>
    <w:rsid w:val="00027787"/>
    <w:rsid w:val="00027B59"/>
    <w:rsid w:val="0003205B"/>
    <w:rsid w:val="00033212"/>
    <w:rsid w:val="00033EC9"/>
    <w:rsid w:val="00034D8C"/>
    <w:rsid w:val="00036A16"/>
    <w:rsid w:val="00037FE6"/>
    <w:rsid w:val="00041597"/>
    <w:rsid w:val="00041739"/>
    <w:rsid w:val="000434F0"/>
    <w:rsid w:val="0004612B"/>
    <w:rsid w:val="0004746D"/>
    <w:rsid w:val="000502B4"/>
    <w:rsid w:val="0005172C"/>
    <w:rsid w:val="00051840"/>
    <w:rsid w:val="00053A92"/>
    <w:rsid w:val="00054BAE"/>
    <w:rsid w:val="00055261"/>
    <w:rsid w:val="00061C96"/>
    <w:rsid w:val="00063FC4"/>
    <w:rsid w:val="0006499B"/>
    <w:rsid w:val="00066B06"/>
    <w:rsid w:val="000679B0"/>
    <w:rsid w:val="00070909"/>
    <w:rsid w:val="00073BF9"/>
    <w:rsid w:val="00073C77"/>
    <w:rsid w:val="00073DED"/>
    <w:rsid w:val="000747D7"/>
    <w:rsid w:val="000761A8"/>
    <w:rsid w:val="000774D5"/>
    <w:rsid w:val="0008014F"/>
    <w:rsid w:val="00081048"/>
    <w:rsid w:val="000822B2"/>
    <w:rsid w:val="0008325F"/>
    <w:rsid w:val="0008407D"/>
    <w:rsid w:val="00084F15"/>
    <w:rsid w:val="0009263C"/>
    <w:rsid w:val="00092E55"/>
    <w:rsid w:val="00095220"/>
    <w:rsid w:val="0009613B"/>
    <w:rsid w:val="00096781"/>
    <w:rsid w:val="00096A0A"/>
    <w:rsid w:val="000A36E8"/>
    <w:rsid w:val="000A3D9B"/>
    <w:rsid w:val="000A4895"/>
    <w:rsid w:val="000A506E"/>
    <w:rsid w:val="000A6648"/>
    <w:rsid w:val="000A7665"/>
    <w:rsid w:val="000A76AD"/>
    <w:rsid w:val="000A770B"/>
    <w:rsid w:val="000A7965"/>
    <w:rsid w:val="000B0987"/>
    <w:rsid w:val="000B2E03"/>
    <w:rsid w:val="000B316E"/>
    <w:rsid w:val="000B3C21"/>
    <w:rsid w:val="000B4511"/>
    <w:rsid w:val="000B5202"/>
    <w:rsid w:val="000B5333"/>
    <w:rsid w:val="000B5AD9"/>
    <w:rsid w:val="000B5BE8"/>
    <w:rsid w:val="000C12CD"/>
    <w:rsid w:val="000C1A12"/>
    <w:rsid w:val="000C2059"/>
    <w:rsid w:val="000C414B"/>
    <w:rsid w:val="000C4218"/>
    <w:rsid w:val="000C42F7"/>
    <w:rsid w:val="000C5FBA"/>
    <w:rsid w:val="000C6420"/>
    <w:rsid w:val="000C64E3"/>
    <w:rsid w:val="000D02A5"/>
    <w:rsid w:val="000D0F9F"/>
    <w:rsid w:val="000D1D81"/>
    <w:rsid w:val="000D1EC1"/>
    <w:rsid w:val="000D2CBF"/>
    <w:rsid w:val="000D3407"/>
    <w:rsid w:val="000D3A9C"/>
    <w:rsid w:val="000D4927"/>
    <w:rsid w:val="000D5B75"/>
    <w:rsid w:val="000D65DF"/>
    <w:rsid w:val="000E034F"/>
    <w:rsid w:val="000E0E76"/>
    <w:rsid w:val="000E1A00"/>
    <w:rsid w:val="000E22A6"/>
    <w:rsid w:val="000E2881"/>
    <w:rsid w:val="000E2AB3"/>
    <w:rsid w:val="000E2B08"/>
    <w:rsid w:val="000E300C"/>
    <w:rsid w:val="000E3E31"/>
    <w:rsid w:val="000E4606"/>
    <w:rsid w:val="000E4C91"/>
    <w:rsid w:val="000E4D0D"/>
    <w:rsid w:val="000E54ED"/>
    <w:rsid w:val="000E587F"/>
    <w:rsid w:val="000E7102"/>
    <w:rsid w:val="000E7E6E"/>
    <w:rsid w:val="000F1E25"/>
    <w:rsid w:val="000F2024"/>
    <w:rsid w:val="000F2958"/>
    <w:rsid w:val="000F2CA0"/>
    <w:rsid w:val="000F3252"/>
    <w:rsid w:val="000F4CFD"/>
    <w:rsid w:val="000F5A86"/>
    <w:rsid w:val="001004CD"/>
    <w:rsid w:val="001006EF"/>
    <w:rsid w:val="00100DF2"/>
    <w:rsid w:val="00104E04"/>
    <w:rsid w:val="00106135"/>
    <w:rsid w:val="0010686E"/>
    <w:rsid w:val="00106D71"/>
    <w:rsid w:val="0010728D"/>
    <w:rsid w:val="00111D68"/>
    <w:rsid w:val="00112786"/>
    <w:rsid w:val="00112864"/>
    <w:rsid w:val="00113D83"/>
    <w:rsid w:val="001141AA"/>
    <w:rsid w:val="0011504B"/>
    <w:rsid w:val="00115653"/>
    <w:rsid w:val="00116124"/>
    <w:rsid w:val="00117038"/>
    <w:rsid w:val="001229C9"/>
    <w:rsid w:val="00122FC4"/>
    <w:rsid w:val="00123532"/>
    <w:rsid w:val="0012438F"/>
    <w:rsid w:val="00124A1B"/>
    <w:rsid w:val="00125FFF"/>
    <w:rsid w:val="00126884"/>
    <w:rsid w:val="00127388"/>
    <w:rsid w:val="00127AE1"/>
    <w:rsid w:val="00131DD8"/>
    <w:rsid w:val="00132C60"/>
    <w:rsid w:val="00134313"/>
    <w:rsid w:val="001350FB"/>
    <w:rsid w:val="00137D1C"/>
    <w:rsid w:val="00140D76"/>
    <w:rsid w:val="00141000"/>
    <w:rsid w:val="00141B5A"/>
    <w:rsid w:val="001425D6"/>
    <w:rsid w:val="00143EEB"/>
    <w:rsid w:val="001440E5"/>
    <w:rsid w:val="001443E0"/>
    <w:rsid w:val="001447D7"/>
    <w:rsid w:val="00147AAF"/>
    <w:rsid w:val="001502BD"/>
    <w:rsid w:val="001503A5"/>
    <w:rsid w:val="0015179B"/>
    <w:rsid w:val="00151A71"/>
    <w:rsid w:val="00152A20"/>
    <w:rsid w:val="0015332B"/>
    <w:rsid w:val="001539EA"/>
    <w:rsid w:val="00154413"/>
    <w:rsid w:val="00154C91"/>
    <w:rsid w:val="0015508F"/>
    <w:rsid w:val="00155179"/>
    <w:rsid w:val="00155848"/>
    <w:rsid w:val="00155922"/>
    <w:rsid w:val="00160E84"/>
    <w:rsid w:val="0016130B"/>
    <w:rsid w:val="00163100"/>
    <w:rsid w:val="00163B05"/>
    <w:rsid w:val="00164398"/>
    <w:rsid w:val="00164FED"/>
    <w:rsid w:val="0016591E"/>
    <w:rsid w:val="00165BA8"/>
    <w:rsid w:val="00166EBA"/>
    <w:rsid w:val="00167C45"/>
    <w:rsid w:val="001707C0"/>
    <w:rsid w:val="001707FE"/>
    <w:rsid w:val="00175276"/>
    <w:rsid w:val="00176498"/>
    <w:rsid w:val="00176538"/>
    <w:rsid w:val="00183B24"/>
    <w:rsid w:val="001856AB"/>
    <w:rsid w:val="001870C1"/>
    <w:rsid w:val="0019076D"/>
    <w:rsid w:val="00190D78"/>
    <w:rsid w:val="001916B8"/>
    <w:rsid w:val="00192454"/>
    <w:rsid w:val="00192885"/>
    <w:rsid w:val="0019299F"/>
    <w:rsid w:val="001938C6"/>
    <w:rsid w:val="00194057"/>
    <w:rsid w:val="00194D26"/>
    <w:rsid w:val="001954A7"/>
    <w:rsid w:val="00195A3C"/>
    <w:rsid w:val="00196BD9"/>
    <w:rsid w:val="001A174A"/>
    <w:rsid w:val="001A2AF7"/>
    <w:rsid w:val="001A3D5B"/>
    <w:rsid w:val="001A4273"/>
    <w:rsid w:val="001A4716"/>
    <w:rsid w:val="001A4AD9"/>
    <w:rsid w:val="001A64A7"/>
    <w:rsid w:val="001B1CED"/>
    <w:rsid w:val="001B221F"/>
    <w:rsid w:val="001B38B9"/>
    <w:rsid w:val="001B3BC8"/>
    <w:rsid w:val="001B48E1"/>
    <w:rsid w:val="001B5824"/>
    <w:rsid w:val="001C08E6"/>
    <w:rsid w:val="001C0A07"/>
    <w:rsid w:val="001C0E06"/>
    <w:rsid w:val="001C3621"/>
    <w:rsid w:val="001C5D11"/>
    <w:rsid w:val="001C6C71"/>
    <w:rsid w:val="001C7CA8"/>
    <w:rsid w:val="001D0154"/>
    <w:rsid w:val="001D03ED"/>
    <w:rsid w:val="001D0687"/>
    <w:rsid w:val="001D18DF"/>
    <w:rsid w:val="001D2A02"/>
    <w:rsid w:val="001D2D76"/>
    <w:rsid w:val="001D4CE8"/>
    <w:rsid w:val="001D5762"/>
    <w:rsid w:val="001D5ADF"/>
    <w:rsid w:val="001D7775"/>
    <w:rsid w:val="001E0722"/>
    <w:rsid w:val="001E1553"/>
    <w:rsid w:val="001E3BED"/>
    <w:rsid w:val="001E4CCE"/>
    <w:rsid w:val="001E5243"/>
    <w:rsid w:val="001E53D4"/>
    <w:rsid w:val="001E62B0"/>
    <w:rsid w:val="001E643A"/>
    <w:rsid w:val="001F107F"/>
    <w:rsid w:val="001F1A4E"/>
    <w:rsid w:val="001F3407"/>
    <w:rsid w:val="001F3943"/>
    <w:rsid w:val="001F43DB"/>
    <w:rsid w:val="001F577D"/>
    <w:rsid w:val="001F57F1"/>
    <w:rsid w:val="001F6A0A"/>
    <w:rsid w:val="001F6C14"/>
    <w:rsid w:val="001F6D6F"/>
    <w:rsid w:val="00200AAF"/>
    <w:rsid w:val="00202ACB"/>
    <w:rsid w:val="00205998"/>
    <w:rsid w:val="00207B8B"/>
    <w:rsid w:val="00207DE3"/>
    <w:rsid w:val="00210373"/>
    <w:rsid w:val="002109FE"/>
    <w:rsid w:val="002110DF"/>
    <w:rsid w:val="00212452"/>
    <w:rsid w:val="00213924"/>
    <w:rsid w:val="002157FA"/>
    <w:rsid w:val="00215E2D"/>
    <w:rsid w:val="00222F39"/>
    <w:rsid w:val="0022313B"/>
    <w:rsid w:val="00223607"/>
    <w:rsid w:val="0022462A"/>
    <w:rsid w:val="0022564A"/>
    <w:rsid w:val="00225E34"/>
    <w:rsid w:val="002263AD"/>
    <w:rsid w:val="00227D76"/>
    <w:rsid w:val="002304F3"/>
    <w:rsid w:val="0023050B"/>
    <w:rsid w:val="00232DD9"/>
    <w:rsid w:val="00232F06"/>
    <w:rsid w:val="00233B47"/>
    <w:rsid w:val="00234250"/>
    <w:rsid w:val="0023449F"/>
    <w:rsid w:val="0024110E"/>
    <w:rsid w:val="0024205D"/>
    <w:rsid w:val="002430C6"/>
    <w:rsid w:val="00247950"/>
    <w:rsid w:val="002520AE"/>
    <w:rsid w:val="00255074"/>
    <w:rsid w:val="00255BBD"/>
    <w:rsid w:val="00256016"/>
    <w:rsid w:val="002566D7"/>
    <w:rsid w:val="00257600"/>
    <w:rsid w:val="00260535"/>
    <w:rsid w:val="0026381F"/>
    <w:rsid w:val="00265176"/>
    <w:rsid w:val="00265312"/>
    <w:rsid w:val="00265603"/>
    <w:rsid w:val="00265A10"/>
    <w:rsid w:val="00266AA3"/>
    <w:rsid w:val="00267064"/>
    <w:rsid w:val="0026735E"/>
    <w:rsid w:val="00272451"/>
    <w:rsid w:val="002746DB"/>
    <w:rsid w:val="00274B5B"/>
    <w:rsid w:val="0027511C"/>
    <w:rsid w:val="002756C1"/>
    <w:rsid w:val="002761F1"/>
    <w:rsid w:val="00276560"/>
    <w:rsid w:val="00276DC9"/>
    <w:rsid w:val="00280B99"/>
    <w:rsid w:val="00281E28"/>
    <w:rsid w:val="00281FCA"/>
    <w:rsid w:val="00282D1F"/>
    <w:rsid w:val="00283103"/>
    <w:rsid w:val="00283620"/>
    <w:rsid w:val="00283C1F"/>
    <w:rsid w:val="0028656A"/>
    <w:rsid w:val="002868B2"/>
    <w:rsid w:val="00291CE0"/>
    <w:rsid w:val="00292EAE"/>
    <w:rsid w:val="00294DDC"/>
    <w:rsid w:val="00295725"/>
    <w:rsid w:val="0029573F"/>
    <w:rsid w:val="0029654F"/>
    <w:rsid w:val="002976F1"/>
    <w:rsid w:val="002A0D7C"/>
    <w:rsid w:val="002A1A49"/>
    <w:rsid w:val="002A1FC1"/>
    <w:rsid w:val="002A2FD5"/>
    <w:rsid w:val="002A32F8"/>
    <w:rsid w:val="002A4481"/>
    <w:rsid w:val="002A4B15"/>
    <w:rsid w:val="002A7E1E"/>
    <w:rsid w:val="002B0239"/>
    <w:rsid w:val="002B08A5"/>
    <w:rsid w:val="002B1AF1"/>
    <w:rsid w:val="002B2997"/>
    <w:rsid w:val="002B3901"/>
    <w:rsid w:val="002B3CB9"/>
    <w:rsid w:val="002B533F"/>
    <w:rsid w:val="002B7D6F"/>
    <w:rsid w:val="002C0C4B"/>
    <w:rsid w:val="002C1659"/>
    <w:rsid w:val="002C1FC2"/>
    <w:rsid w:val="002C34B8"/>
    <w:rsid w:val="002C3E24"/>
    <w:rsid w:val="002C4491"/>
    <w:rsid w:val="002C4D96"/>
    <w:rsid w:val="002C693D"/>
    <w:rsid w:val="002C7AF0"/>
    <w:rsid w:val="002D0D7A"/>
    <w:rsid w:val="002D1259"/>
    <w:rsid w:val="002D187A"/>
    <w:rsid w:val="002D313A"/>
    <w:rsid w:val="002D440D"/>
    <w:rsid w:val="002D441E"/>
    <w:rsid w:val="002D74BD"/>
    <w:rsid w:val="002D75C7"/>
    <w:rsid w:val="002D798D"/>
    <w:rsid w:val="002E039C"/>
    <w:rsid w:val="002E136E"/>
    <w:rsid w:val="002E2345"/>
    <w:rsid w:val="002E453D"/>
    <w:rsid w:val="002E4C37"/>
    <w:rsid w:val="002E53F3"/>
    <w:rsid w:val="002E540A"/>
    <w:rsid w:val="002E67BC"/>
    <w:rsid w:val="002E794A"/>
    <w:rsid w:val="002F1A2D"/>
    <w:rsid w:val="002F1CA4"/>
    <w:rsid w:val="002F3823"/>
    <w:rsid w:val="002F7135"/>
    <w:rsid w:val="00300F80"/>
    <w:rsid w:val="00301965"/>
    <w:rsid w:val="00303D36"/>
    <w:rsid w:val="00305169"/>
    <w:rsid w:val="00306B5A"/>
    <w:rsid w:val="00307458"/>
    <w:rsid w:val="003103E7"/>
    <w:rsid w:val="00311256"/>
    <w:rsid w:val="00312128"/>
    <w:rsid w:val="00317513"/>
    <w:rsid w:val="00317FDD"/>
    <w:rsid w:val="00320B90"/>
    <w:rsid w:val="003214F6"/>
    <w:rsid w:val="0032295D"/>
    <w:rsid w:val="00322DE7"/>
    <w:rsid w:val="00322E55"/>
    <w:rsid w:val="00324037"/>
    <w:rsid w:val="00324839"/>
    <w:rsid w:val="00324B35"/>
    <w:rsid w:val="00325378"/>
    <w:rsid w:val="00326509"/>
    <w:rsid w:val="00326E98"/>
    <w:rsid w:val="00330B49"/>
    <w:rsid w:val="00330DEC"/>
    <w:rsid w:val="0033186B"/>
    <w:rsid w:val="003318EB"/>
    <w:rsid w:val="00331E68"/>
    <w:rsid w:val="00332AF2"/>
    <w:rsid w:val="00332C5F"/>
    <w:rsid w:val="00334103"/>
    <w:rsid w:val="0033440B"/>
    <w:rsid w:val="0033698D"/>
    <w:rsid w:val="00337824"/>
    <w:rsid w:val="00337853"/>
    <w:rsid w:val="00337BF4"/>
    <w:rsid w:val="00337D0C"/>
    <w:rsid w:val="00337D66"/>
    <w:rsid w:val="00340340"/>
    <w:rsid w:val="00341674"/>
    <w:rsid w:val="0034167D"/>
    <w:rsid w:val="00341FDC"/>
    <w:rsid w:val="00342BE6"/>
    <w:rsid w:val="003430A7"/>
    <w:rsid w:val="00343610"/>
    <w:rsid w:val="00343CCD"/>
    <w:rsid w:val="00344816"/>
    <w:rsid w:val="00344AF5"/>
    <w:rsid w:val="0034557D"/>
    <w:rsid w:val="00346679"/>
    <w:rsid w:val="00346802"/>
    <w:rsid w:val="003511C2"/>
    <w:rsid w:val="003512AE"/>
    <w:rsid w:val="00353518"/>
    <w:rsid w:val="00353955"/>
    <w:rsid w:val="00353EEA"/>
    <w:rsid w:val="0035514D"/>
    <w:rsid w:val="00356DBD"/>
    <w:rsid w:val="00357C08"/>
    <w:rsid w:val="00357F65"/>
    <w:rsid w:val="003602C7"/>
    <w:rsid w:val="00360D5E"/>
    <w:rsid w:val="00360E72"/>
    <w:rsid w:val="003629C5"/>
    <w:rsid w:val="00362FA9"/>
    <w:rsid w:val="0036365C"/>
    <w:rsid w:val="003637C4"/>
    <w:rsid w:val="00365211"/>
    <w:rsid w:val="0036587B"/>
    <w:rsid w:val="0036678B"/>
    <w:rsid w:val="0036765F"/>
    <w:rsid w:val="00367A03"/>
    <w:rsid w:val="0037091C"/>
    <w:rsid w:val="00370C7B"/>
    <w:rsid w:val="00372380"/>
    <w:rsid w:val="003745B9"/>
    <w:rsid w:val="0037491C"/>
    <w:rsid w:val="00374966"/>
    <w:rsid w:val="00375944"/>
    <w:rsid w:val="00375C5E"/>
    <w:rsid w:val="00380981"/>
    <w:rsid w:val="003823F5"/>
    <w:rsid w:val="00383317"/>
    <w:rsid w:val="00383352"/>
    <w:rsid w:val="00383841"/>
    <w:rsid w:val="00383B02"/>
    <w:rsid w:val="0038536D"/>
    <w:rsid w:val="00385EA8"/>
    <w:rsid w:val="00386894"/>
    <w:rsid w:val="0038700F"/>
    <w:rsid w:val="003879B6"/>
    <w:rsid w:val="00390999"/>
    <w:rsid w:val="00391019"/>
    <w:rsid w:val="00391160"/>
    <w:rsid w:val="003919DD"/>
    <w:rsid w:val="00392893"/>
    <w:rsid w:val="00394E8F"/>
    <w:rsid w:val="00394F56"/>
    <w:rsid w:val="003A0904"/>
    <w:rsid w:val="003A0AC0"/>
    <w:rsid w:val="003A1282"/>
    <w:rsid w:val="003A269A"/>
    <w:rsid w:val="003A42B7"/>
    <w:rsid w:val="003A5B30"/>
    <w:rsid w:val="003B2727"/>
    <w:rsid w:val="003B2BC9"/>
    <w:rsid w:val="003B48D0"/>
    <w:rsid w:val="003B576F"/>
    <w:rsid w:val="003B6787"/>
    <w:rsid w:val="003B7B92"/>
    <w:rsid w:val="003B7E59"/>
    <w:rsid w:val="003C06EE"/>
    <w:rsid w:val="003C21E0"/>
    <w:rsid w:val="003C4181"/>
    <w:rsid w:val="003C4B5C"/>
    <w:rsid w:val="003C6408"/>
    <w:rsid w:val="003C79B4"/>
    <w:rsid w:val="003D052B"/>
    <w:rsid w:val="003D138D"/>
    <w:rsid w:val="003D3BC6"/>
    <w:rsid w:val="003D3CAC"/>
    <w:rsid w:val="003D4B98"/>
    <w:rsid w:val="003D6741"/>
    <w:rsid w:val="003D68C6"/>
    <w:rsid w:val="003D7E5F"/>
    <w:rsid w:val="003D7FAF"/>
    <w:rsid w:val="003E232C"/>
    <w:rsid w:val="003E2A72"/>
    <w:rsid w:val="003E383B"/>
    <w:rsid w:val="003E3896"/>
    <w:rsid w:val="003E543C"/>
    <w:rsid w:val="003E59C9"/>
    <w:rsid w:val="003E69A7"/>
    <w:rsid w:val="003E703E"/>
    <w:rsid w:val="003E7068"/>
    <w:rsid w:val="003E74F4"/>
    <w:rsid w:val="003E759D"/>
    <w:rsid w:val="003F0724"/>
    <w:rsid w:val="003F165F"/>
    <w:rsid w:val="003F25F3"/>
    <w:rsid w:val="003F2B0E"/>
    <w:rsid w:val="003F2E49"/>
    <w:rsid w:val="003F40BE"/>
    <w:rsid w:val="003F42B8"/>
    <w:rsid w:val="00401945"/>
    <w:rsid w:val="00401DF6"/>
    <w:rsid w:val="004030E7"/>
    <w:rsid w:val="00405800"/>
    <w:rsid w:val="00405B14"/>
    <w:rsid w:val="00407548"/>
    <w:rsid w:val="004079CD"/>
    <w:rsid w:val="004100BE"/>
    <w:rsid w:val="0041125A"/>
    <w:rsid w:val="00411D4D"/>
    <w:rsid w:val="00411DAE"/>
    <w:rsid w:val="00413101"/>
    <w:rsid w:val="00413EF2"/>
    <w:rsid w:val="00415118"/>
    <w:rsid w:val="004169E9"/>
    <w:rsid w:val="00416E79"/>
    <w:rsid w:val="0041767F"/>
    <w:rsid w:val="00417C63"/>
    <w:rsid w:val="004216C2"/>
    <w:rsid w:val="00422038"/>
    <w:rsid w:val="00423546"/>
    <w:rsid w:val="00424A7C"/>
    <w:rsid w:val="00425C4E"/>
    <w:rsid w:val="004265CF"/>
    <w:rsid w:val="00430CEB"/>
    <w:rsid w:val="00431BB1"/>
    <w:rsid w:val="00431E44"/>
    <w:rsid w:val="00433E29"/>
    <w:rsid w:val="004350A6"/>
    <w:rsid w:val="0043545A"/>
    <w:rsid w:val="00436C0E"/>
    <w:rsid w:val="00437828"/>
    <w:rsid w:val="00437BD8"/>
    <w:rsid w:val="00440395"/>
    <w:rsid w:val="0044069A"/>
    <w:rsid w:val="0044108C"/>
    <w:rsid w:val="004419E3"/>
    <w:rsid w:val="00441CF9"/>
    <w:rsid w:val="00443E47"/>
    <w:rsid w:val="00444BB1"/>
    <w:rsid w:val="004460E3"/>
    <w:rsid w:val="004509A0"/>
    <w:rsid w:val="00450DE6"/>
    <w:rsid w:val="00451271"/>
    <w:rsid w:val="00452289"/>
    <w:rsid w:val="00452631"/>
    <w:rsid w:val="00452EE0"/>
    <w:rsid w:val="0045456D"/>
    <w:rsid w:val="004545B2"/>
    <w:rsid w:val="00455169"/>
    <w:rsid w:val="004556F5"/>
    <w:rsid w:val="00457AC1"/>
    <w:rsid w:val="004607C9"/>
    <w:rsid w:val="004612F8"/>
    <w:rsid w:val="00461A4B"/>
    <w:rsid w:val="0046254E"/>
    <w:rsid w:val="0046254F"/>
    <w:rsid w:val="004627DE"/>
    <w:rsid w:val="00464029"/>
    <w:rsid w:val="0046410C"/>
    <w:rsid w:val="00464B0A"/>
    <w:rsid w:val="00465550"/>
    <w:rsid w:val="004656FF"/>
    <w:rsid w:val="00465974"/>
    <w:rsid w:val="00466124"/>
    <w:rsid w:val="00466629"/>
    <w:rsid w:val="00467A4E"/>
    <w:rsid w:val="00470E23"/>
    <w:rsid w:val="0047102A"/>
    <w:rsid w:val="00474910"/>
    <w:rsid w:val="00475B79"/>
    <w:rsid w:val="00476CEE"/>
    <w:rsid w:val="00481C6A"/>
    <w:rsid w:val="0048244E"/>
    <w:rsid w:val="00482C06"/>
    <w:rsid w:val="00482FCE"/>
    <w:rsid w:val="00483010"/>
    <w:rsid w:val="0048314B"/>
    <w:rsid w:val="00483889"/>
    <w:rsid w:val="00483F02"/>
    <w:rsid w:val="00484E98"/>
    <w:rsid w:val="00485915"/>
    <w:rsid w:val="0048602E"/>
    <w:rsid w:val="004862F5"/>
    <w:rsid w:val="0048647E"/>
    <w:rsid w:val="00486FD7"/>
    <w:rsid w:val="00487C4A"/>
    <w:rsid w:val="00487F03"/>
    <w:rsid w:val="004905B0"/>
    <w:rsid w:val="00491ADC"/>
    <w:rsid w:val="00492E87"/>
    <w:rsid w:val="004938B9"/>
    <w:rsid w:val="00494C16"/>
    <w:rsid w:val="00494DF7"/>
    <w:rsid w:val="004955FB"/>
    <w:rsid w:val="004956BA"/>
    <w:rsid w:val="00495A22"/>
    <w:rsid w:val="0049778A"/>
    <w:rsid w:val="004A0336"/>
    <w:rsid w:val="004A094E"/>
    <w:rsid w:val="004A0DA0"/>
    <w:rsid w:val="004A327B"/>
    <w:rsid w:val="004A3917"/>
    <w:rsid w:val="004A468A"/>
    <w:rsid w:val="004A5F3F"/>
    <w:rsid w:val="004A636C"/>
    <w:rsid w:val="004B0CAA"/>
    <w:rsid w:val="004B3214"/>
    <w:rsid w:val="004B336B"/>
    <w:rsid w:val="004B51D0"/>
    <w:rsid w:val="004B581A"/>
    <w:rsid w:val="004B58C0"/>
    <w:rsid w:val="004B66B6"/>
    <w:rsid w:val="004B6E58"/>
    <w:rsid w:val="004B736A"/>
    <w:rsid w:val="004C0183"/>
    <w:rsid w:val="004C053A"/>
    <w:rsid w:val="004C0C2C"/>
    <w:rsid w:val="004C1994"/>
    <w:rsid w:val="004C284A"/>
    <w:rsid w:val="004C2BBB"/>
    <w:rsid w:val="004C400D"/>
    <w:rsid w:val="004C4E45"/>
    <w:rsid w:val="004C5172"/>
    <w:rsid w:val="004C73DC"/>
    <w:rsid w:val="004C7750"/>
    <w:rsid w:val="004C7A55"/>
    <w:rsid w:val="004D0F21"/>
    <w:rsid w:val="004D153C"/>
    <w:rsid w:val="004D1653"/>
    <w:rsid w:val="004D1A67"/>
    <w:rsid w:val="004D30B3"/>
    <w:rsid w:val="004D3507"/>
    <w:rsid w:val="004D479E"/>
    <w:rsid w:val="004D4E25"/>
    <w:rsid w:val="004D61E5"/>
    <w:rsid w:val="004D63D9"/>
    <w:rsid w:val="004D681B"/>
    <w:rsid w:val="004D71ED"/>
    <w:rsid w:val="004E24F1"/>
    <w:rsid w:val="004E3233"/>
    <w:rsid w:val="004E3A96"/>
    <w:rsid w:val="004E5236"/>
    <w:rsid w:val="004E69F5"/>
    <w:rsid w:val="004E7823"/>
    <w:rsid w:val="004F0D8F"/>
    <w:rsid w:val="004F1306"/>
    <w:rsid w:val="004F1540"/>
    <w:rsid w:val="004F1AE4"/>
    <w:rsid w:val="004F4F67"/>
    <w:rsid w:val="004F5E87"/>
    <w:rsid w:val="004F790A"/>
    <w:rsid w:val="004F7B9D"/>
    <w:rsid w:val="00501BCA"/>
    <w:rsid w:val="00501E5D"/>
    <w:rsid w:val="00501EDF"/>
    <w:rsid w:val="00502417"/>
    <w:rsid w:val="00502991"/>
    <w:rsid w:val="00502DEA"/>
    <w:rsid w:val="00503B38"/>
    <w:rsid w:val="0050505B"/>
    <w:rsid w:val="005051C3"/>
    <w:rsid w:val="00505CE0"/>
    <w:rsid w:val="00505D73"/>
    <w:rsid w:val="005068EE"/>
    <w:rsid w:val="00512BAE"/>
    <w:rsid w:val="0051324D"/>
    <w:rsid w:val="005134BF"/>
    <w:rsid w:val="00516380"/>
    <w:rsid w:val="00516D26"/>
    <w:rsid w:val="0052071C"/>
    <w:rsid w:val="00523A1E"/>
    <w:rsid w:val="005253D6"/>
    <w:rsid w:val="005262CF"/>
    <w:rsid w:val="00526D35"/>
    <w:rsid w:val="0052713C"/>
    <w:rsid w:val="0052760B"/>
    <w:rsid w:val="00530324"/>
    <w:rsid w:val="00534686"/>
    <w:rsid w:val="00536C6C"/>
    <w:rsid w:val="00537235"/>
    <w:rsid w:val="0053785B"/>
    <w:rsid w:val="005413C8"/>
    <w:rsid w:val="00541DF1"/>
    <w:rsid w:val="00541FCB"/>
    <w:rsid w:val="0054325B"/>
    <w:rsid w:val="0054360B"/>
    <w:rsid w:val="005467A2"/>
    <w:rsid w:val="00546D07"/>
    <w:rsid w:val="00550368"/>
    <w:rsid w:val="005513E2"/>
    <w:rsid w:val="00551685"/>
    <w:rsid w:val="0055201F"/>
    <w:rsid w:val="00552BF9"/>
    <w:rsid w:val="00552D04"/>
    <w:rsid w:val="00554474"/>
    <w:rsid w:val="00554DAA"/>
    <w:rsid w:val="005579A3"/>
    <w:rsid w:val="00560A34"/>
    <w:rsid w:val="00561629"/>
    <w:rsid w:val="00563761"/>
    <w:rsid w:val="00563FA8"/>
    <w:rsid w:val="00564DEE"/>
    <w:rsid w:val="00564F14"/>
    <w:rsid w:val="00565E35"/>
    <w:rsid w:val="00566EA3"/>
    <w:rsid w:val="00567B6E"/>
    <w:rsid w:val="00567CE6"/>
    <w:rsid w:val="005713D7"/>
    <w:rsid w:val="00572685"/>
    <w:rsid w:val="00573816"/>
    <w:rsid w:val="00574F36"/>
    <w:rsid w:val="005758F7"/>
    <w:rsid w:val="005768C9"/>
    <w:rsid w:val="0058065D"/>
    <w:rsid w:val="00580A8F"/>
    <w:rsid w:val="00580AD6"/>
    <w:rsid w:val="00580B5E"/>
    <w:rsid w:val="00580E74"/>
    <w:rsid w:val="0058161E"/>
    <w:rsid w:val="005816CE"/>
    <w:rsid w:val="00582A79"/>
    <w:rsid w:val="00582D17"/>
    <w:rsid w:val="00584FE1"/>
    <w:rsid w:val="00585E3B"/>
    <w:rsid w:val="005876D0"/>
    <w:rsid w:val="005919BA"/>
    <w:rsid w:val="0059279A"/>
    <w:rsid w:val="00592F69"/>
    <w:rsid w:val="0059325E"/>
    <w:rsid w:val="00593321"/>
    <w:rsid w:val="00594445"/>
    <w:rsid w:val="00594F3E"/>
    <w:rsid w:val="00596989"/>
    <w:rsid w:val="00597027"/>
    <w:rsid w:val="005A03E8"/>
    <w:rsid w:val="005A22FD"/>
    <w:rsid w:val="005A3865"/>
    <w:rsid w:val="005A3FE5"/>
    <w:rsid w:val="005A5FDF"/>
    <w:rsid w:val="005A6871"/>
    <w:rsid w:val="005A6E55"/>
    <w:rsid w:val="005A6F7D"/>
    <w:rsid w:val="005A7073"/>
    <w:rsid w:val="005A72E3"/>
    <w:rsid w:val="005A7E06"/>
    <w:rsid w:val="005B0152"/>
    <w:rsid w:val="005B3E5F"/>
    <w:rsid w:val="005B4109"/>
    <w:rsid w:val="005B4329"/>
    <w:rsid w:val="005B4524"/>
    <w:rsid w:val="005B4671"/>
    <w:rsid w:val="005B4793"/>
    <w:rsid w:val="005B496F"/>
    <w:rsid w:val="005B5A6D"/>
    <w:rsid w:val="005B736F"/>
    <w:rsid w:val="005C0C1F"/>
    <w:rsid w:val="005C115D"/>
    <w:rsid w:val="005C2FDF"/>
    <w:rsid w:val="005C3A9D"/>
    <w:rsid w:val="005C5045"/>
    <w:rsid w:val="005C64D2"/>
    <w:rsid w:val="005C73E5"/>
    <w:rsid w:val="005C77FB"/>
    <w:rsid w:val="005D4025"/>
    <w:rsid w:val="005D41FF"/>
    <w:rsid w:val="005D5856"/>
    <w:rsid w:val="005D6446"/>
    <w:rsid w:val="005D704C"/>
    <w:rsid w:val="005D733B"/>
    <w:rsid w:val="005D7BDD"/>
    <w:rsid w:val="005D7CF9"/>
    <w:rsid w:val="005D7F70"/>
    <w:rsid w:val="005E38E6"/>
    <w:rsid w:val="005E4653"/>
    <w:rsid w:val="005E6A40"/>
    <w:rsid w:val="005F19DD"/>
    <w:rsid w:val="005F2EEB"/>
    <w:rsid w:val="005F4619"/>
    <w:rsid w:val="005F4EA5"/>
    <w:rsid w:val="005F6018"/>
    <w:rsid w:val="005F61A2"/>
    <w:rsid w:val="005F6740"/>
    <w:rsid w:val="005F6AAD"/>
    <w:rsid w:val="005F6EB8"/>
    <w:rsid w:val="00600914"/>
    <w:rsid w:val="00601794"/>
    <w:rsid w:val="0061066E"/>
    <w:rsid w:val="00610BFE"/>
    <w:rsid w:val="00612ED5"/>
    <w:rsid w:val="00613C12"/>
    <w:rsid w:val="006158EA"/>
    <w:rsid w:val="0061612E"/>
    <w:rsid w:val="00616E0D"/>
    <w:rsid w:val="00617362"/>
    <w:rsid w:val="0062066D"/>
    <w:rsid w:val="00620DD4"/>
    <w:rsid w:val="00621E65"/>
    <w:rsid w:val="0062547F"/>
    <w:rsid w:val="006265F8"/>
    <w:rsid w:val="00626962"/>
    <w:rsid w:val="00626CC3"/>
    <w:rsid w:val="0063006A"/>
    <w:rsid w:val="00630284"/>
    <w:rsid w:val="00633A6F"/>
    <w:rsid w:val="00634DB4"/>
    <w:rsid w:val="00636E65"/>
    <w:rsid w:val="00637845"/>
    <w:rsid w:val="00640A8C"/>
    <w:rsid w:val="0064188E"/>
    <w:rsid w:val="0064274E"/>
    <w:rsid w:val="00643BC1"/>
    <w:rsid w:val="00643D95"/>
    <w:rsid w:val="006444F1"/>
    <w:rsid w:val="006452BE"/>
    <w:rsid w:val="00646B48"/>
    <w:rsid w:val="006508DF"/>
    <w:rsid w:val="00650D29"/>
    <w:rsid w:val="006520EC"/>
    <w:rsid w:val="00652336"/>
    <w:rsid w:val="006527DB"/>
    <w:rsid w:val="00652922"/>
    <w:rsid w:val="0065295D"/>
    <w:rsid w:val="00652E34"/>
    <w:rsid w:val="00652F5A"/>
    <w:rsid w:val="006534EE"/>
    <w:rsid w:val="006550B2"/>
    <w:rsid w:val="006569EE"/>
    <w:rsid w:val="00657675"/>
    <w:rsid w:val="0065796D"/>
    <w:rsid w:val="00657BFE"/>
    <w:rsid w:val="0066046D"/>
    <w:rsid w:val="00661106"/>
    <w:rsid w:val="0066155C"/>
    <w:rsid w:val="00662013"/>
    <w:rsid w:val="0066331F"/>
    <w:rsid w:val="0066386C"/>
    <w:rsid w:val="006642E6"/>
    <w:rsid w:val="00664CCB"/>
    <w:rsid w:val="0067064D"/>
    <w:rsid w:val="006713D7"/>
    <w:rsid w:val="00671A8F"/>
    <w:rsid w:val="00672DEA"/>
    <w:rsid w:val="006750DE"/>
    <w:rsid w:val="00675F0F"/>
    <w:rsid w:val="00676A28"/>
    <w:rsid w:val="00676E36"/>
    <w:rsid w:val="006777DE"/>
    <w:rsid w:val="006804A2"/>
    <w:rsid w:val="0068206B"/>
    <w:rsid w:val="0068295A"/>
    <w:rsid w:val="006832D8"/>
    <w:rsid w:val="00683BA7"/>
    <w:rsid w:val="00683BDF"/>
    <w:rsid w:val="00683E6F"/>
    <w:rsid w:val="00685533"/>
    <w:rsid w:val="00685DFA"/>
    <w:rsid w:val="00686496"/>
    <w:rsid w:val="006865C4"/>
    <w:rsid w:val="00690D92"/>
    <w:rsid w:val="00691325"/>
    <w:rsid w:val="00691D3B"/>
    <w:rsid w:val="00691E3B"/>
    <w:rsid w:val="00693204"/>
    <w:rsid w:val="00693425"/>
    <w:rsid w:val="00697FF9"/>
    <w:rsid w:val="006A29FD"/>
    <w:rsid w:val="006A2CE3"/>
    <w:rsid w:val="006A64EF"/>
    <w:rsid w:val="006A741D"/>
    <w:rsid w:val="006A7612"/>
    <w:rsid w:val="006A7F10"/>
    <w:rsid w:val="006B0796"/>
    <w:rsid w:val="006B0B9D"/>
    <w:rsid w:val="006B0FC2"/>
    <w:rsid w:val="006B128C"/>
    <w:rsid w:val="006B164C"/>
    <w:rsid w:val="006B1F0E"/>
    <w:rsid w:val="006B29E1"/>
    <w:rsid w:val="006B3C68"/>
    <w:rsid w:val="006B4F7A"/>
    <w:rsid w:val="006C04C3"/>
    <w:rsid w:val="006C0A76"/>
    <w:rsid w:val="006C0D86"/>
    <w:rsid w:val="006C11A4"/>
    <w:rsid w:val="006C15B0"/>
    <w:rsid w:val="006C277C"/>
    <w:rsid w:val="006C29FC"/>
    <w:rsid w:val="006C3AEE"/>
    <w:rsid w:val="006C4283"/>
    <w:rsid w:val="006C4D92"/>
    <w:rsid w:val="006C5815"/>
    <w:rsid w:val="006C59C7"/>
    <w:rsid w:val="006C5CFB"/>
    <w:rsid w:val="006C5F78"/>
    <w:rsid w:val="006C747D"/>
    <w:rsid w:val="006D0319"/>
    <w:rsid w:val="006D039F"/>
    <w:rsid w:val="006D07A3"/>
    <w:rsid w:val="006D3694"/>
    <w:rsid w:val="006D3C19"/>
    <w:rsid w:val="006D4E72"/>
    <w:rsid w:val="006D57BD"/>
    <w:rsid w:val="006E085D"/>
    <w:rsid w:val="006E1264"/>
    <w:rsid w:val="006E1D05"/>
    <w:rsid w:val="006E24CA"/>
    <w:rsid w:val="006E371A"/>
    <w:rsid w:val="006E436E"/>
    <w:rsid w:val="006E52FC"/>
    <w:rsid w:val="006E697B"/>
    <w:rsid w:val="006E6FE9"/>
    <w:rsid w:val="006E76E2"/>
    <w:rsid w:val="006E7846"/>
    <w:rsid w:val="006E79BA"/>
    <w:rsid w:val="006F0441"/>
    <w:rsid w:val="006F10A5"/>
    <w:rsid w:val="006F1758"/>
    <w:rsid w:val="006F1C2A"/>
    <w:rsid w:val="006F45E1"/>
    <w:rsid w:val="006F4A19"/>
    <w:rsid w:val="006F50BC"/>
    <w:rsid w:val="006F559F"/>
    <w:rsid w:val="006F5832"/>
    <w:rsid w:val="006F6AFB"/>
    <w:rsid w:val="006F6C33"/>
    <w:rsid w:val="006F6DE3"/>
    <w:rsid w:val="006F7AC7"/>
    <w:rsid w:val="007002C5"/>
    <w:rsid w:val="00702092"/>
    <w:rsid w:val="00703C13"/>
    <w:rsid w:val="00704E1F"/>
    <w:rsid w:val="00707E72"/>
    <w:rsid w:val="007102E1"/>
    <w:rsid w:val="00710B96"/>
    <w:rsid w:val="00710D4D"/>
    <w:rsid w:val="007115E8"/>
    <w:rsid w:val="00712436"/>
    <w:rsid w:val="0071261B"/>
    <w:rsid w:val="007126A1"/>
    <w:rsid w:val="0071457C"/>
    <w:rsid w:val="00715249"/>
    <w:rsid w:val="0071531B"/>
    <w:rsid w:val="00715C75"/>
    <w:rsid w:val="007163A6"/>
    <w:rsid w:val="00716491"/>
    <w:rsid w:val="00721392"/>
    <w:rsid w:val="00722D81"/>
    <w:rsid w:val="00723C59"/>
    <w:rsid w:val="00724CA4"/>
    <w:rsid w:val="00725A01"/>
    <w:rsid w:val="007262A0"/>
    <w:rsid w:val="007263C8"/>
    <w:rsid w:val="00727162"/>
    <w:rsid w:val="00730586"/>
    <w:rsid w:val="007320EF"/>
    <w:rsid w:val="0073259D"/>
    <w:rsid w:val="00733DE3"/>
    <w:rsid w:val="00737CEF"/>
    <w:rsid w:val="00741B77"/>
    <w:rsid w:val="0074297B"/>
    <w:rsid w:val="00742C34"/>
    <w:rsid w:val="00742F08"/>
    <w:rsid w:val="007433F4"/>
    <w:rsid w:val="00743F2C"/>
    <w:rsid w:val="00744FF4"/>
    <w:rsid w:val="007502C8"/>
    <w:rsid w:val="00750D66"/>
    <w:rsid w:val="00750EFC"/>
    <w:rsid w:val="00751ECE"/>
    <w:rsid w:val="00752BAF"/>
    <w:rsid w:val="00754158"/>
    <w:rsid w:val="00754326"/>
    <w:rsid w:val="00754F34"/>
    <w:rsid w:val="0075525E"/>
    <w:rsid w:val="00755DC1"/>
    <w:rsid w:val="00756378"/>
    <w:rsid w:val="007574F5"/>
    <w:rsid w:val="00760D00"/>
    <w:rsid w:val="007610DE"/>
    <w:rsid w:val="007621BE"/>
    <w:rsid w:val="0076252A"/>
    <w:rsid w:val="0076386B"/>
    <w:rsid w:val="007659BB"/>
    <w:rsid w:val="00765F75"/>
    <w:rsid w:val="007717CF"/>
    <w:rsid w:val="00771F6C"/>
    <w:rsid w:val="0077232E"/>
    <w:rsid w:val="007737D5"/>
    <w:rsid w:val="007761E5"/>
    <w:rsid w:val="00776B4A"/>
    <w:rsid w:val="00777312"/>
    <w:rsid w:val="00777D96"/>
    <w:rsid w:val="00777E71"/>
    <w:rsid w:val="0078189A"/>
    <w:rsid w:val="00781E01"/>
    <w:rsid w:val="007824CF"/>
    <w:rsid w:val="007832AC"/>
    <w:rsid w:val="00783772"/>
    <w:rsid w:val="00783940"/>
    <w:rsid w:val="00784FB3"/>
    <w:rsid w:val="00785945"/>
    <w:rsid w:val="00787EF7"/>
    <w:rsid w:val="00790778"/>
    <w:rsid w:val="00790A40"/>
    <w:rsid w:val="00790A80"/>
    <w:rsid w:val="0079129F"/>
    <w:rsid w:val="00791340"/>
    <w:rsid w:val="00792824"/>
    <w:rsid w:val="00793663"/>
    <w:rsid w:val="00793D5C"/>
    <w:rsid w:val="0079747B"/>
    <w:rsid w:val="007975A4"/>
    <w:rsid w:val="007A09B1"/>
    <w:rsid w:val="007A6AEA"/>
    <w:rsid w:val="007B0B97"/>
    <w:rsid w:val="007B1211"/>
    <w:rsid w:val="007B2C44"/>
    <w:rsid w:val="007B3FF4"/>
    <w:rsid w:val="007B65B3"/>
    <w:rsid w:val="007B6DCF"/>
    <w:rsid w:val="007B7783"/>
    <w:rsid w:val="007B7AA5"/>
    <w:rsid w:val="007C099A"/>
    <w:rsid w:val="007C28A4"/>
    <w:rsid w:val="007C28BA"/>
    <w:rsid w:val="007C453E"/>
    <w:rsid w:val="007C52DF"/>
    <w:rsid w:val="007C5D9D"/>
    <w:rsid w:val="007D143F"/>
    <w:rsid w:val="007D20B6"/>
    <w:rsid w:val="007D3DF0"/>
    <w:rsid w:val="007D597C"/>
    <w:rsid w:val="007D5F8E"/>
    <w:rsid w:val="007D6029"/>
    <w:rsid w:val="007D7EE3"/>
    <w:rsid w:val="007D7F5F"/>
    <w:rsid w:val="007E087D"/>
    <w:rsid w:val="007E1AE3"/>
    <w:rsid w:val="007E2095"/>
    <w:rsid w:val="007E278C"/>
    <w:rsid w:val="007F0029"/>
    <w:rsid w:val="007F02EF"/>
    <w:rsid w:val="007F0C00"/>
    <w:rsid w:val="007F1083"/>
    <w:rsid w:val="007F1BDD"/>
    <w:rsid w:val="007F2B5A"/>
    <w:rsid w:val="007F4400"/>
    <w:rsid w:val="007F594D"/>
    <w:rsid w:val="007F5D1C"/>
    <w:rsid w:val="007F6524"/>
    <w:rsid w:val="007F6E04"/>
    <w:rsid w:val="007F7E07"/>
    <w:rsid w:val="00800108"/>
    <w:rsid w:val="00800F21"/>
    <w:rsid w:val="00801485"/>
    <w:rsid w:val="008023A3"/>
    <w:rsid w:val="00803188"/>
    <w:rsid w:val="00804C36"/>
    <w:rsid w:val="00807B49"/>
    <w:rsid w:val="008103F6"/>
    <w:rsid w:val="00811D1F"/>
    <w:rsid w:val="00811E3B"/>
    <w:rsid w:val="00812DF7"/>
    <w:rsid w:val="00813046"/>
    <w:rsid w:val="00813237"/>
    <w:rsid w:val="00813DD6"/>
    <w:rsid w:val="0081496F"/>
    <w:rsid w:val="00816780"/>
    <w:rsid w:val="0081710F"/>
    <w:rsid w:val="008172C2"/>
    <w:rsid w:val="008204C2"/>
    <w:rsid w:val="00820BD7"/>
    <w:rsid w:val="00820D13"/>
    <w:rsid w:val="008210F0"/>
    <w:rsid w:val="00821455"/>
    <w:rsid w:val="00822432"/>
    <w:rsid w:val="008227D4"/>
    <w:rsid w:val="00822B45"/>
    <w:rsid w:val="0082559D"/>
    <w:rsid w:val="00825D47"/>
    <w:rsid w:val="0082623B"/>
    <w:rsid w:val="0082659D"/>
    <w:rsid w:val="00826DB0"/>
    <w:rsid w:val="00827619"/>
    <w:rsid w:val="0083006F"/>
    <w:rsid w:val="00830187"/>
    <w:rsid w:val="008315DC"/>
    <w:rsid w:val="00832E40"/>
    <w:rsid w:val="008335DB"/>
    <w:rsid w:val="008335F7"/>
    <w:rsid w:val="0083370E"/>
    <w:rsid w:val="00834A8C"/>
    <w:rsid w:val="00835055"/>
    <w:rsid w:val="00835107"/>
    <w:rsid w:val="00835D25"/>
    <w:rsid w:val="00836297"/>
    <w:rsid w:val="00836B84"/>
    <w:rsid w:val="00836FA2"/>
    <w:rsid w:val="00840249"/>
    <w:rsid w:val="008415EC"/>
    <w:rsid w:val="00842845"/>
    <w:rsid w:val="0084340D"/>
    <w:rsid w:val="00843CFB"/>
    <w:rsid w:val="00844A3A"/>
    <w:rsid w:val="008465C5"/>
    <w:rsid w:val="00850F5A"/>
    <w:rsid w:val="00851AC0"/>
    <w:rsid w:val="00852E52"/>
    <w:rsid w:val="0085463E"/>
    <w:rsid w:val="00854BCF"/>
    <w:rsid w:val="00854D6E"/>
    <w:rsid w:val="00855B9E"/>
    <w:rsid w:val="00855D3B"/>
    <w:rsid w:val="00856F29"/>
    <w:rsid w:val="0086053A"/>
    <w:rsid w:val="00860ABB"/>
    <w:rsid w:val="00861339"/>
    <w:rsid w:val="0086288B"/>
    <w:rsid w:val="00864CA9"/>
    <w:rsid w:val="00864F77"/>
    <w:rsid w:val="0086662C"/>
    <w:rsid w:val="00866932"/>
    <w:rsid w:val="00866D0B"/>
    <w:rsid w:val="0086722F"/>
    <w:rsid w:val="008709FB"/>
    <w:rsid w:val="008711EC"/>
    <w:rsid w:val="00871DEA"/>
    <w:rsid w:val="00871FB8"/>
    <w:rsid w:val="0087209F"/>
    <w:rsid w:val="00873118"/>
    <w:rsid w:val="008737EF"/>
    <w:rsid w:val="00875857"/>
    <w:rsid w:val="00875C02"/>
    <w:rsid w:val="0087682F"/>
    <w:rsid w:val="00881E2C"/>
    <w:rsid w:val="0088377B"/>
    <w:rsid w:val="00883994"/>
    <w:rsid w:val="00883C7A"/>
    <w:rsid w:val="0088525D"/>
    <w:rsid w:val="00885B56"/>
    <w:rsid w:val="0088605D"/>
    <w:rsid w:val="00892109"/>
    <w:rsid w:val="008923FB"/>
    <w:rsid w:val="00893DFF"/>
    <w:rsid w:val="00895A68"/>
    <w:rsid w:val="0089635D"/>
    <w:rsid w:val="008A08DF"/>
    <w:rsid w:val="008A12BC"/>
    <w:rsid w:val="008A21AA"/>
    <w:rsid w:val="008A3945"/>
    <w:rsid w:val="008A5748"/>
    <w:rsid w:val="008A6706"/>
    <w:rsid w:val="008A71B0"/>
    <w:rsid w:val="008A75BA"/>
    <w:rsid w:val="008A7C43"/>
    <w:rsid w:val="008B15E4"/>
    <w:rsid w:val="008B3217"/>
    <w:rsid w:val="008B3543"/>
    <w:rsid w:val="008B4A35"/>
    <w:rsid w:val="008B6759"/>
    <w:rsid w:val="008C179B"/>
    <w:rsid w:val="008C18F3"/>
    <w:rsid w:val="008C387D"/>
    <w:rsid w:val="008C3E04"/>
    <w:rsid w:val="008C5FFB"/>
    <w:rsid w:val="008C6173"/>
    <w:rsid w:val="008C70C3"/>
    <w:rsid w:val="008D1775"/>
    <w:rsid w:val="008D1AE6"/>
    <w:rsid w:val="008D20EB"/>
    <w:rsid w:val="008D27E2"/>
    <w:rsid w:val="008D2F2E"/>
    <w:rsid w:val="008D3821"/>
    <w:rsid w:val="008D3C8A"/>
    <w:rsid w:val="008D3ED4"/>
    <w:rsid w:val="008D5BB9"/>
    <w:rsid w:val="008E1396"/>
    <w:rsid w:val="008E2857"/>
    <w:rsid w:val="008E2BD9"/>
    <w:rsid w:val="008E3948"/>
    <w:rsid w:val="008E429C"/>
    <w:rsid w:val="008E48B6"/>
    <w:rsid w:val="008E73A2"/>
    <w:rsid w:val="008E7F50"/>
    <w:rsid w:val="008F3891"/>
    <w:rsid w:val="008F501A"/>
    <w:rsid w:val="008F5D40"/>
    <w:rsid w:val="008F61A3"/>
    <w:rsid w:val="008F6A3D"/>
    <w:rsid w:val="008F719E"/>
    <w:rsid w:val="008F7BFB"/>
    <w:rsid w:val="00901657"/>
    <w:rsid w:val="0090233F"/>
    <w:rsid w:val="00902557"/>
    <w:rsid w:val="00902985"/>
    <w:rsid w:val="00904529"/>
    <w:rsid w:val="00906214"/>
    <w:rsid w:val="009068D1"/>
    <w:rsid w:val="00907526"/>
    <w:rsid w:val="0090781D"/>
    <w:rsid w:val="009079D0"/>
    <w:rsid w:val="0091095F"/>
    <w:rsid w:val="00911A07"/>
    <w:rsid w:val="00911C27"/>
    <w:rsid w:val="00911CA5"/>
    <w:rsid w:val="00913A41"/>
    <w:rsid w:val="00914036"/>
    <w:rsid w:val="009159CB"/>
    <w:rsid w:val="00915A75"/>
    <w:rsid w:val="009163CB"/>
    <w:rsid w:val="009201FF"/>
    <w:rsid w:val="009220BF"/>
    <w:rsid w:val="00922CE6"/>
    <w:rsid w:val="00931A33"/>
    <w:rsid w:val="00931C56"/>
    <w:rsid w:val="009330A0"/>
    <w:rsid w:val="009337B5"/>
    <w:rsid w:val="009337FA"/>
    <w:rsid w:val="00933C47"/>
    <w:rsid w:val="009355B5"/>
    <w:rsid w:val="009401FA"/>
    <w:rsid w:val="00941A17"/>
    <w:rsid w:val="00941B02"/>
    <w:rsid w:val="00943809"/>
    <w:rsid w:val="0094486D"/>
    <w:rsid w:val="00944A42"/>
    <w:rsid w:val="00944CAF"/>
    <w:rsid w:val="00946B4A"/>
    <w:rsid w:val="0094799A"/>
    <w:rsid w:val="009528F3"/>
    <w:rsid w:val="00952BDD"/>
    <w:rsid w:val="00954489"/>
    <w:rsid w:val="00957F8C"/>
    <w:rsid w:val="0096021C"/>
    <w:rsid w:val="00960C53"/>
    <w:rsid w:val="0096272C"/>
    <w:rsid w:val="009636AF"/>
    <w:rsid w:val="0096515C"/>
    <w:rsid w:val="009667FF"/>
    <w:rsid w:val="00970FF3"/>
    <w:rsid w:val="00972454"/>
    <w:rsid w:val="00972C16"/>
    <w:rsid w:val="00973447"/>
    <w:rsid w:val="0098265E"/>
    <w:rsid w:val="0098267E"/>
    <w:rsid w:val="0098267F"/>
    <w:rsid w:val="009834BC"/>
    <w:rsid w:val="0098457D"/>
    <w:rsid w:val="009849A3"/>
    <w:rsid w:val="00985CFD"/>
    <w:rsid w:val="00990888"/>
    <w:rsid w:val="009914F9"/>
    <w:rsid w:val="0099248B"/>
    <w:rsid w:val="00992C3A"/>
    <w:rsid w:val="009A1B21"/>
    <w:rsid w:val="009A1EB7"/>
    <w:rsid w:val="009A1F92"/>
    <w:rsid w:val="009A2244"/>
    <w:rsid w:val="009A2287"/>
    <w:rsid w:val="009A42B1"/>
    <w:rsid w:val="009A51FF"/>
    <w:rsid w:val="009A56CB"/>
    <w:rsid w:val="009A5E81"/>
    <w:rsid w:val="009A6CDC"/>
    <w:rsid w:val="009A7D81"/>
    <w:rsid w:val="009A7DD6"/>
    <w:rsid w:val="009A7DD7"/>
    <w:rsid w:val="009B0A18"/>
    <w:rsid w:val="009B1C38"/>
    <w:rsid w:val="009B54E2"/>
    <w:rsid w:val="009B5701"/>
    <w:rsid w:val="009B63B3"/>
    <w:rsid w:val="009B6C84"/>
    <w:rsid w:val="009B6F16"/>
    <w:rsid w:val="009B73F8"/>
    <w:rsid w:val="009B77EA"/>
    <w:rsid w:val="009B7BD2"/>
    <w:rsid w:val="009B7DA2"/>
    <w:rsid w:val="009B7F1C"/>
    <w:rsid w:val="009C10FC"/>
    <w:rsid w:val="009C1B29"/>
    <w:rsid w:val="009C3551"/>
    <w:rsid w:val="009C64E8"/>
    <w:rsid w:val="009C742A"/>
    <w:rsid w:val="009C7B15"/>
    <w:rsid w:val="009C7F3B"/>
    <w:rsid w:val="009D0F11"/>
    <w:rsid w:val="009D2A3F"/>
    <w:rsid w:val="009D46D0"/>
    <w:rsid w:val="009D5472"/>
    <w:rsid w:val="009D5B02"/>
    <w:rsid w:val="009D5E88"/>
    <w:rsid w:val="009D6221"/>
    <w:rsid w:val="009D76C8"/>
    <w:rsid w:val="009E119E"/>
    <w:rsid w:val="009E224F"/>
    <w:rsid w:val="009E27CD"/>
    <w:rsid w:val="009E30D2"/>
    <w:rsid w:val="009E315C"/>
    <w:rsid w:val="009E31F5"/>
    <w:rsid w:val="009E34D1"/>
    <w:rsid w:val="009E4545"/>
    <w:rsid w:val="009E56D7"/>
    <w:rsid w:val="009E77CB"/>
    <w:rsid w:val="009F0775"/>
    <w:rsid w:val="009F3380"/>
    <w:rsid w:val="009F4266"/>
    <w:rsid w:val="009F4A3E"/>
    <w:rsid w:val="009F5795"/>
    <w:rsid w:val="009F7B14"/>
    <w:rsid w:val="00A004C6"/>
    <w:rsid w:val="00A00B0D"/>
    <w:rsid w:val="00A01BAB"/>
    <w:rsid w:val="00A02218"/>
    <w:rsid w:val="00A0303A"/>
    <w:rsid w:val="00A0350F"/>
    <w:rsid w:val="00A0490A"/>
    <w:rsid w:val="00A05179"/>
    <w:rsid w:val="00A06809"/>
    <w:rsid w:val="00A078AC"/>
    <w:rsid w:val="00A10E69"/>
    <w:rsid w:val="00A11C7D"/>
    <w:rsid w:val="00A12AA4"/>
    <w:rsid w:val="00A12B40"/>
    <w:rsid w:val="00A130B9"/>
    <w:rsid w:val="00A14968"/>
    <w:rsid w:val="00A15CE4"/>
    <w:rsid w:val="00A15E93"/>
    <w:rsid w:val="00A16C91"/>
    <w:rsid w:val="00A17BE9"/>
    <w:rsid w:val="00A2105A"/>
    <w:rsid w:val="00A218C4"/>
    <w:rsid w:val="00A219FF"/>
    <w:rsid w:val="00A23006"/>
    <w:rsid w:val="00A259B1"/>
    <w:rsid w:val="00A25BDA"/>
    <w:rsid w:val="00A26E82"/>
    <w:rsid w:val="00A27740"/>
    <w:rsid w:val="00A279B2"/>
    <w:rsid w:val="00A27A1B"/>
    <w:rsid w:val="00A319FD"/>
    <w:rsid w:val="00A32264"/>
    <w:rsid w:val="00A340F6"/>
    <w:rsid w:val="00A34A4B"/>
    <w:rsid w:val="00A34C73"/>
    <w:rsid w:val="00A34F7B"/>
    <w:rsid w:val="00A35845"/>
    <w:rsid w:val="00A3593E"/>
    <w:rsid w:val="00A35DE7"/>
    <w:rsid w:val="00A35F2F"/>
    <w:rsid w:val="00A3793B"/>
    <w:rsid w:val="00A4023F"/>
    <w:rsid w:val="00A40CFA"/>
    <w:rsid w:val="00A40F46"/>
    <w:rsid w:val="00A43290"/>
    <w:rsid w:val="00A437FB"/>
    <w:rsid w:val="00A457F5"/>
    <w:rsid w:val="00A45AC9"/>
    <w:rsid w:val="00A4750D"/>
    <w:rsid w:val="00A5099A"/>
    <w:rsid w:val="00A5160E"/>
    <w:rsid w:val="00A5238F"/>
    <w:rsid w:val="00A52943"/>
    <w:rsid w:val="00A52B69"/>
    <w:rsid w:val="00A52DF7"/>
    <w:rsid w:val="00A52F85"/>
    <w:rsid w:val="00A54740"/>
    <w:rsid w:val="00A563B2"/>
    <w:rsid w:val="00A57C08"/>
    <w:rsid w:val="00A57ECF"/>
    <w:rsid w:val="00A60BA7"/>
    <w:rsid w:val="00A61525"/>
    <w:rsid w:val="00A61F47"/>
    <w:rsid w:val="00A62315"/>
    <w:rsid w:val="00A65A3F"/>
    <w:rsid w:val="00A65ECB"/>
    <w:rsid w:val="00A65F6C"/>
    <w:rsid w:val="00A6696E"/>
    <w:rsid w:val="00A677F0"/>
    <w:rsid w:val="00A67B47"/>
    <w:rsid w:val="00A70B4C"/>
    <w:rsid w:val="00A71D67"/>
    <w:rsid w:val="00A71EEC"/>
    <w:rsid w:val="00A737A3"/>
    <w:rsid w:val="00A748BD"/>
    <w:rsid w:val="00A7498F"/>
    <w:rsid w:val="00A74C67"/>
    <w:rsid w:val="00A753E6"/>
    <w:rsid w:val="00A75F80"/>
    <w:rsid w:val="00A76452"/>
    <w:rsid w:val="00A77530"/>
    <w:rsid w:val="00A8044B"/>
    <w:rsid w:val="00A812B8"/>
    <w:rsid w:val="00A82646"/>
    <w:rsid w:val="00A82709"/>
    <w:rsid w:val="00A82DA3"/>
    <w:rsid w:val="00A8331B"/>
    <w:rsid w:val="00A84D03"/>
    <w:rsid w:val="00A85FFA"/>
    <w:rsid w:val="00A90431"/>
    <w:rsid w:val="00A92627"/>
    <w:rsid w:val="00A926C7"/>
    <w:rsid w:val="00A93F0F"/>
    <w:rsid w:val="00A94887"/>
    <w:rsid w:val="00A95136"/>
    <w:rsid w:val="00A9527B"/>
    <w:rsid w:val="00A97D2B"/>
    <w:rsid w:val="00A97FE6"/>
    <w:rsid w:val="00AA004C"/>
    <w:rsid w:val="00AA106A"/>
    <w:rsid w:val="00AA136A"/>
    <w:rsid w:val="00AA1543"/>
    <w:rsid w:val="00AA2C5B"/>
    <w:rsid w:val="00AA3CF9"/>
    <w:rsid w:val="00AA4C5A"/>
    <w:rsid w:val="00AB0AFF"/>
    <w:rsid w:val="00AB0DF4"/>
    <w:rsid w:val="00AB2C40"/>
    <w:rsid w:val="00AB3AD2"/>
    <w:rsid w:val="00AB5A66"/>
    <w:rsid w:val="00AB7450"/>
    <w:rsid w:val="00AC0B35"/>
    <w:rsid w:val="00AC1BE9"/>
    <w:rsid w:val="00AC2A60"/>
    <w:rsid w:val="00AC37E9"/>
    <w:rsid w:val="00AC406F"/>
    <w:rsid w:val="00AC548A"/>
    <w:rsid w:val="00AC5AD9"/>
    <w:rsid w:val="00AD07D6"/>
    <w:rsid w:val="00AD08D6"/>
    <w:rsid w:val="00AD0F23"/>
    <w:rsid w:val="00AD5BA9"/>
    <w:rsid w:val="00AD62F6"/>
    <w:rsid w:val="00AD6686"/>
    <w:rsid w:val="00AD678D"/>
    <w:rsid w:val="00AD6EB8"/>
    <w:rsid w:val="00AE04A4"/>
    <w:rsid w:val="00AE075B"/>
    <w:rsid w:val="00AE2B8A"/>
    <w:rsid w:val="00AE3210"/>
    <w:rsid w:val="00AE5C83"/>
    <w:rsid w:val="00AE659B"/>
    <w:rsid w:val="00AF04A0"/>
    <w:rsid w:val="00AF0ED5"/>
    <w:rsid w:val="00AF10CB"/>
    <w:rsid w:val="00AF3380"/>
    <w:rsid w:val="00AF3838"/>
    <w:rsid w:val="00AF3A89"/>
    <w:rsid w:val="00B013EA"/>
    <w:rsid w:val="00B01597"/>
    <w:rsid w:val="00B0177C"/>
    <w:rsid w:val="00B01A09"/>
    <w:rsid w:val="00B01FC8"/>
    <w:rsid w:val="00B02346"/>
    <w:rsid w:val="00B02DF3"/>
    <w:rsid w:val="00B02E64"/>
    <w:rsid w:val="00B04B8B"/>
    <w:rsid w:val="00B04CC0"/>
    <w:rsid w:val="00B06A62"/>
    <w:rsid w:val="00B10DEB"/>
    <w:rsid w:val="00B130E8"/>
    <w:rsid w:val="00B1320A"/>
    <w:rsid w:val="00B1593C"/>
    <w:rsid w:val="00B17326"/>
    <w:rsid w:val="00B2049C"/>
    <w:rsid w:val="00B219E3"/>
    <w:rsid w:val="00B21F3C"/>
    <w:rsid w:val="00B22016"/>
    <w:rsid w:val="00B233C1"/>
    <w:rsid w:val="00B23626"/>
    <w:rsid w:val="00B24E7A"/>
    <w:rsid w:val="00B25C31"/>
    <w:rsid w:val="00B316D8"/>
    <w:rsid w:val="00B31CD5"/>
    <w:rsid w:val="00B31D30"/>
    <w:rsid w:val="00B35607"/>
    <w:rsid w:val="00B35C9B"/>
    <w:rsid w:val="00B36562"/>
    <w:rsid w:val="00B379CD"/>
    <w:rsid w:val="00B37BD3"/>
    <w:rsid w:val="00B40DF9"/>
    <w:rsid w:val="00B417A9"/>
    <w:rsid w:val="00B4349D"/>
    <w:rsid w:val="00B434C0"/>
    <w:rsid w:val="00B435F6"/>
    <w:rsid w:val="00B43B14"/>
    <w:rsid w:val="00B44CE2"/>
    <w:rsid w:val="00B451CF"/>
    <w:rsid w:val="00B45835"/>
    <w:rsid w:val="00B45C54"/>
    <w:rsid w:val="00B46879"/>
    <w:rsid w:val="00B468CC"/>
    <w:rsid w:val="00B46D85"/>
    <w:rsid w:val="00B4733B"/>
    <w:rsid w:val="00B47DB3"/>
    <w:rsid w:val="00B538EA"/>
    <w:rsid w:val="00B545B9"/>
    <w:rsid w:val="00B54D4E"/>
    <w:rsid w:val="00B55677"/>
    <w:rsid w:val="00B56B6F"/>
    <w:rsid w:val="00B57F5F"/>
    <w:rsid w:val="00B60647"/>
    <w:rsid w:val="00B61343"/>
    <w:rsid w:val="00B63393"/>
    <w:rsid w:val="00B63523"/>
    <w:rsid w:val="00B63984"/>
    <w:rsid w:val="00B64C56"/>
    <w:rsid w:val="00B65A91"/>
    <w:rsid w:val="00B67EAB"/>
    <w:rsid w:val="00B729E2"/>
    <w:rsid w:val="00B72D69"/>
    <w:rsid w:val="00B73331"/>
    <w:rsid w:val="00B747D3"/>
    <w:rsid w:val="00B770B9"/>
    <w:rsid w:val="00B7715C"/>
    <w:rsid w:val="00B819AA"/>
    <w:rsid w:val="00B822F7"/>
    <w:rsid w:val="00B83943"/>
    <w:rsid w:val="00B83B31"/>
    <w:rsid w:val="00B84409"/>
    <w:rsid w:val="00B84F9C"/>
    <w:rsid w:val="00B8546D"/>
    <w:rsid w:val="00B857D5"/>
    <w:rsid w:val="00B877FC"/>
    <w:rsid w:val="00B87EF8"/>
    <w:rsid w:val="00B90E0A"/>
    <w:rsid w:val="00B90EC5"/>
    <w:rsid w:val="00B91752"/>
    <w:rsid w:val="00B929D0"/>
    <w:rsid w:val="00B93ACC"/>
    <w:rsid w:val="00B9719F"/>
    <w:rsid w:val="00B97ABA"/>
    <w:rsid w:val="00BA1240"/>
    <w:rsid w:val="00BA1762"/>
    <w:rsid w:val="00BA2AEA"/>
    <w:rsid w:val="00BA5A92"/>
    <w:rsid w:val="00BA6004"/>
    <w:rsid w:val="00BA6446"/>
    <w:rsid w:val="00BA7429"/>
    <w:rsid w:val="00BA7EF5"/>
    <w:rsid w:val="00BB3044"/>
    <w:rsid w:val="00BB305F"/>
    <w:rsid w:val="00BB67C3"/>
    <w:rsid w:val="00BB7384"/>
    <w:rsid w:val="00BB7F52"/>
    <w:rsid w:val="00BC1138"/>
    <w:rsid w:val="00BC139A"/>
    <w:rsid w:val="00BC1AC2"/>
    <w:rsid w:val="00BC1CD1"/>
    <w:rsid w:val="00BC1F4F"/>
    <w:rsid w:val="00BC1FC1"/>
    <w:rsid w:val="00BC2F92"/>
    <w:rsid w:val="00BC42D0"/>
    <w:rsid w:val="00BC6A45"/>
    <w:rsid w:val="00BC72C7"/>
    <w:rsid w:val="00BD312F"/>
    <w:rsid w:val="00BD3DA0"/>
    <w:rsid w:val="00BD4323"/>
    <w:rsid w:val="00BD4422"/>
    <w:rsid w:val="00BD5A05"/>
    <w:rsid w:val="00BD75AB"/>
    <w:rsid w:val="00BD7AD6"/>
    <w:rsid w:val="00BD7EA1"/>
    <w:rsid w:val="00BD7FE6"/>
    <w:rsid w:val="00BE19CE"/>
    <w:rsid w:val="00BE21FA"/>
    <w:rsid w:val="00BE31CC"/>
    <w:rsid w:val="00BE4249"/>
    <w:rsid w:val="00BE5E85"/>
    <w:rsid w:val="00BE6647"/>
    <w:rsid w:val="00BE665B"/>
    <w:rsid w:val="00BE6972"/>
    <w:rsid w:val="00BE7058"/>
    <w:rsid w:val="00BE772F"/>
    <w:rsid w:val="00BE7BFE"/>
    <w:rsid w:val="00BF1AD8"/>
    <w:rsid w:val="00BF3293"/>
    <w:rsid w:val="00BF4CAB"/>
    <w:rsid w:val="00BF6800"/>
    <w:rsid w:val="00BF6F2A"/>
    <w:rsid w:val="00C00AF8"/>
    <w:rsid w:val="00C018C8"/>
    <w:rsid w:val="00C0242D"/>
    <w:rsid w:val="00C02763"/>
    <w:rsid w:val="00C02F51"/>
    <w:rsid w:val="00C04CE5"/>
    <w:rsid w:val="00C05765"/>
    <w:rsid w:val="00C06C4F"/>
    <w:rsid w:val="00C10A17"/>
    <w:rsid w:val="00C12378"/>
    <w:rsid w:val="00C129F1"/>
    <w:rsid w:val="00C13964"/>
    <w:rsid w:val="00C14933"/>
    <w:rsid w:val="00C15547"/>
    <w:rsid w:val="00C155ED"/>
    <w:rsid w:val="00C15B10"/>
    <w:rsid w:val="00C1752E"/>
    <w:rsid w:val="00C20148"/>
    <w:rsid w:val="00C20DE9"/>
    <w:rsid w:val="00C22738"/>
    <w:rsid w:val="00C23AFE"/>
    <w:rsid w:val="00C23F59"/>
    <w:rsid w:val="00C24677"/>
    <w:rsid w:val="00C24856"/>
    <w:rsid w:val="00C249E7"/>
    <w:rsid w:val="00C250C0"/>
    <w:rsid w:val="00C3245C"/>
    <w:rsid w:val="00C32FF2"/>
    <w:rsid w:val="00C333C9"/>
    <w:rsid w:val="00C35672"/>
    <w:rsid w:val="00C37963"/>
    <w:rsid w:val="00C37F78"/>
    <w:rsid w:val="00C44CAF"/>
    <w:rsid w:val="00C44E68"/>
    <w:rsid w:val="00C44E6B"/>
    <w:rsid w:val="00C452DB"/>
    <w:rsid w:val="00C460D4"/>
    <w:rsid w:val="00C4674D"/>
    <w:rsid w:val="00C501A6"/>
    <w:rsid w:val="00C50332"/>
    <w:rsid w:val="00C5052D"/>
    <w:rsid w:val="00C50818"/>
    <w:rsid w:val="00C517A6"/>
    <w:rsid w:val="00C53AFC"/>
    <w:rsid w:val="00C53FC5"/>
    <w:rsid w:val="00C554DD"/>
    <w:rsid w:val="00C564F8"/>
    <w:rsid w:val="00C57A54"/>
    <w:rsid w:val="00C57BFD"/>
    <w:rsid w:val="00C57D5E"/>
    <w:rsid w:val="00C60241"/>
    <w:rsid w:val="00C60E82"/>
    <w:rsid w:val="00C6218E"/>
    <w:rsid w:val="00C630D4"/>
    <w:rsid w:val="00C65355"/>
    <w:rsid w:val="00C655A1"/>
    <w:rsid w:val="00C6572F"/>
    <w:rsid w:val="00C67DAA"/>
    <w:rsid w:val="00C717C5"/>
    <w:rsid w:val="00C72454"/>
    <w:rsid w:val="00C72BD2"/>
    <w:rsid w:val="00C74475"/>
    <w:rsid w:val="00C75227"/>
    <w:rsid w:val="00C754D0"/>
    <w:rsid w:val="00C8160F"/>
    <w:rsid w:val="00C8221A"/>
    <w:rsid w:val="00C823D5"/>
    <w:rsid w:val="00C828E6"/>
    <w:rsid w:val="00C82FD8"/>
    <w:rsid w:val="00C83146"/>
    <w:rsid w:val="00C8605E"/>
    <w:rsid w:val="00C86689"/>
    <w:rsid w:val="00C9050D"/>
    <w:rsid w:val="00C95435"/>
    <w:rsid w:val="00C95BAA"/>
    <w:rsid w:val="00C96B36"/>
    <w:rsid w:val="00C970BE"/>
    <w:rsid w:val="00C97659"/>
    <w:rsid w:val="00CA01FC"/>
    <w:rsid w:val="00CA11B5"/>
    <w:rsid w:val="00CA14E4"/>
    <w:rsid w:val="00CA2DFC"/>
    <w:rsid w:val="00CA4328"/>
    <w:rsid w:val="00CA5237"/>
    <w:rsid w:val="00CA52EA"/>
    <w:rsid w:val="00CA6653"/>
    <w:rsid w:val="00CA71A3"/>
    <w:rsid w:val="00CA722B"/>
    <w:rsid w:val="00CB0113"/>
    <w:rsid w:val="00CB026E"/>
    <w:rsid w:val="00CB052F"/>
    <w:rsid w:val="00CB0531"/>
    <w:rsid w:val="00CB0785"/>
    <w:rsid w:val="00CB1E04"/>
    <w:rsid w:val="00CB20AC"/>
    <w:rsid w:val="00CB2B2D"/>
    <w:rsid w:val="00CB2F8D"/>
    <w:rsid w:val="00CB4729"/>
    <w:rsid w:val="00CB533D"/>
    <w:rsid w:val="00CB5DD1"/>
    <w:rsid w:val="00CB6D93"/>
    <w:rsid w:val="00CB7029"/>
    <w:rsid w:val="00CB7950"/>
    <w:rsid w:val="00CC01E4"/>
    <w:rsid w:val="00CC0CDC"/>
    <w:rsid w:val="00CC1257"/>
    <w:rsid w:val="00CC1460"/>
    <w:rsid w:val="00CC1833"/>
    <w:rsid w:val="00CC23C9"/>
    <w:rsid w:val="00CC3D66"/>
    <w:rsid w:val="00CC460E"/>
    <w:rsid w:val="00CC6205"/>
    <w:rsid w:val="00CC623C"/>
    <w:rsid w:val="00CC66C8"/>
    <w:rsid w:val="00CC7047"/>
    <w:rsid w:val="00CC70FE"/>
    <w:rsid w:val="00CC785B"/>
    <w:rsid w:val="00CD06F7"/>
    <w:rsid w:val="00CD1622"/>
    <w:rsid w:val="00CD2FFD"/>
    <w:rsid w:val="00CD301A"/>
    <w:rsid w:val="00CD3B20"/>
    <w:rsid w:val="00CD5466"/>
    <w:rsid w:val="00CD7DBB"/>
    <w:rsid w:val="00CE1328"/>
    <w:rsid w:val="00CE40A8"/>
    <w:rsid w:val="00CE40EE"/>
    <w:rsid w:val="00CE457C"/>
    <w:rsid w:val="00CE4BD8"/>
    <w:rsid w:val="00CE6813"/>
    <w:rsid w:val="00CE7FB3"/>
    <w:rsid w:val="00CF0745"/>
    <w:rsid w:val="00CF1DA6"/>
    <w:rsid w:val="00CF2CA7"/>
    <w:rsid w:val="00CF34B4"/>
    <w:rsid w:val="00CF368B"/>
    <w:rsid w:val="00CF3FA8"/>
    <w:rsid w:val="00CF552F"/>
    <w:rsid w:val="00CF7987"/>
    <w:rsid w:val="00D00ACB"/>
    <w:rsid w:val="00D02035"/>
    <w:rsid w:val="00D0271C"/>
    <w:rsid w:val="00D02ADA"/>
    <w:rsid w:val="00D03045"/>
    <w:rsid w:val="00D03D1E"/>
    <w:rsid w:val="00D07BDF"/>
    <w:rsid w:val="00D101EA"/>
    <w:rsid w:val="00D102AC"/>
    <w:rsid w:val="00D10E91"/>
    <w:rsid w:val="00D1135E"/>
    <w:rsid w:val="00D11688"/>
    <w:rsid w:val="00D119A9"/>
    <w:rsid w:val="00D127CA"/>
    <w:rsid w:val="00D136E8"/>
    <w:rsid w:val="00D14E08"/>
    <w:rsid w:val="00D156D7"/>
    <w:rsid w:val="00D17B8D"/>
    <w:rsid w:val="00D17FE7"/>
    <w:rsid w:val="00D22D9F"/>
    <w:rsid w:val="00D24766"/>
    <w:rsid w:val="00D25957"/>
    <w:rsid w:val="00D2667E"/>
    <w:rsid w:val="00D2687E"/>
    <w:rsid w:val="00D26E43"/>
    <w:rsid w:val="00D3037C"/>
    <w:rsid w:val="00D30FF8"/>
    <w:rsid w:val="00D323B1"/>
    <w:rsid w:val="00D3273C"/>
    <w:rsid w:val="00D33197"/>
    <w:rsid w:val="00D33394"/>
    <w:rsid w:val="00D335C9"/>
    <w:rsid w:val="00D34EC1"/>
    <w:rsid w:val="00D34F0D"/>
    <w:rsid w:val="00D36537"/>
    <w:rsid w:val="00D366CB"/>
    <w:rsid w:val="00D406EB"/>
    <w:rsid w:val="00D4082C"/>
    <w:rsid w:val="00D40CC9"/>
    <w:rsid w:val="00D40F6D"/>
    <w:rsid w:val="00D417C2"/>
    <w:rsid w:val="00D41C4F"/>
    <w:rsid w:val="00D42203"/>
    <w:rsid w:val="00D424BF"/>
    <w:rsid w:val="00D43FD3"/>
    <w:rsid w:val="00D44A97"/>
    <w:rsid w:val="00D44DC2"/>
    <w:rsid w:val="00D45305"/>
    <w:rsid w:val="00D47627"/>
    <w:rsid w:val="00D50A42"/>
    <w:rsid w:val="00D50C5D"/>
    <w:rsid w:val="00D51FAB"/>
    <w:rsid w:val="00D54291"/>
    <w:rsid w:val="00D555E1"/>
    <w:rsid w:val="00D56E1E"/>
    <w:rsid w:val="00D57B60"/>
    <w:rsid w:val="00D64AA2"/>
    <w:rsid w:val="00D65793"/>
    <w:rsid w:val="00D66622"/>
    <w:rsid w:val="00D7101E"/>
    <w:rsid w:val="00D715A0"/>
    <w:rsid w:val="00D73DDB"/>
    <w:rsid w:val="00D74ABD"/>
    <w:rsid w:val="00D764D6"/>
    <w:rsid w:val="00D768A5"/>
    <w:rsid w:val="00D77ABE"/>
    <w:rsid w:val="00D77DA3"/>
    <w:rsid w:val="00D77F01"/>
    <w:rsid w:val="00D80286"/>
    <w:rsid w:val="00D80913"/>
    <w:rsid w:val="00D81A8E"/>
    <w:rsid w:val="00D82852"/>
    <w:rsid w:val="00D829B5"/>
    <w:rsid w:val="00D8374E"/>
    <w:rsid w:val="00D83DF5"/>
    <w:rsid w:val="00D84B21"/>
    <w:rsid w:val="00D858CF"/>
    <w:rsid w:val="00D866B3"/>
    <w:rsid w:val="00D8719E"/>
    <w:rsid w:val="00D877C0"/>
    <w:rsid w:val="00D902DD"/>
    <w:rsid w:val="00D906DD"/>
    <w:rsid w:val="00D90CA8"/>
    <w:rsid w:val="00D90D69"/>
    <w:rsid w:val="00D91C53"/>
    <w:rsid w:val="00D93E50"/>
    <w:rsid w:val="00D959B7"/>
    <w:rsid w:val="00D96679"/>
    <w:rsid w:val="00D97AA1"/>
    <w:rsid w:val="00DA03E1"/>
    <w:rsid w:val="00DA10DE"/>
    <w:rsid w:val="00DA20E8"/>
    <w:rsid w:val="00DA2841"/>
    <w:rsid w:val="00DA529E"/>
    <w:rsid w:val="00DA5B8C"/>
    <w:rsid w:val="00DA6081"/>
    <w:rsid w:val="00DB0570"/>
    <w:rsid w:val="00DB1126"/>
    <w:rsid w:val="00DB1AE6"/>
    <w:rsid w:val="00DB403E"/>
    <w:rsid w:val="00DB5AA0"/>
    <w:rsid w:val="00DB7331"/>
    <w:rsid w:val="00DC00C0"/>
    <w:rsid w:val="00DC0938"/>
    <w:rsid w:val="00DC1260"/>
    <w:rsid w:val="00DC1416"/>
    <w:rsid w:val="00DC1819"/>
    <w:rsid w:val="00DC2617"/>
    <w:rsid w:val="00DC3257"/>
    <w:rsid w:val="00DC34AF"/>
    <w:rsid w:val="00DC3D9E"/>
    <w:rsid w:val="00DC426B"/>
    <w:rsid w:val="00DC4E87"/>
    <w:rsid w:val="00DC56A9"/>
    <w:rsid w:val="00DC5D4C"/>
    <w:rsid w:val="00DC6AF1"/>
    <w:rsid w:val="00DD16B2"/>
    <w:rsid w:val="00DD2949"/>
    <w:rsid w:val="00DD29A1"/>
    <w:rsid w:val="00DD3239"/>
    <w:rsid w:val="00DD3A61"/>
    <w:rsid w:val="00DD4585"/>
    <w:rsid w:val="00DE124B"/>
    <w:rsid w:val="00DE12A7"/>
    <w:rsid w:val="00DE3427"/>
    <w:rsid w:val="00DE3B7F"/>
    <w:rsid w:val="00DE4C30"/>
    <w:rsid w:val="00DE5E26"/>
    <w:rsid w:val="00DE7F5D"/>
    <w:rsid w:val="00DF0300"/>
    <w:rsid w:val="00DF4D21"/>
    <w:rsid w:val="00DF5269"/>
    <w:rsid w:val="00DF54C4"/>
    <w:rsid w:val="00DF5542"/>
    <w:rsid w:val="00DF56A1"/>
    <w:rsid w:val="00DF6B30"/>
    <w:rsid w:val="00DF7DD8"/>
    <w:rsid w:val="00E02585"/>
    <w:rsid w:val="00E0260B"/>
    <w:rsid w:val="00E04859"/>
    <w:rsid w:val="00E04B80"/>
    <w:rsid w:val="00E05B81"/>
    <w:rsid w:val="00E06599"/>
    <w:rsid w:val="00E06935"/>
    <w:rsid w:val="00E07627"/>
    <w:rsid w:val="00E07E75"/>
    <w:rsid w:val="00E11300"/>
    <w:rsid w:val="00E117B4"/>
    <w:rsid w:val="00E11B52"/>
    <w:rsid w:val="00E121FC"/>
    <w:rsid w:val="00E12ED2"/>
    <w:rsid w:val="00E14322"/>
    <w:rsid w:val="00E14685"/>
    <w:rsid w:val="00E15122"/>
    <w:rsid w:val="00E15F35"/>
    <w:rsid w:val="00E16A26"/>
    <w:rsid w:val="00E176E6"/>
    <w:rsid w:val="00E17A1A"/>
    <w:rsid w:val="00E20117"/>
    <w:rsid w:val="00E2207E"/>
    <w:rsid w:val="00E221F3"/>
    <w:rsid w:val="00E224E9"/>
    <w:rsid w:val="00E229EA"/>
    <w:rsid w:val="00E233CB"/>
    <w:rsid w:val="00E23A9F"/>
    <w:rsid w:val="00E24383"/>
    <w:rsid w:val="00E24ACF"/>
    <w:rsid w:val="00E24B75"/>
    <w:rsid w:val="00E25D24"/>
    <w:rsid w:val="00E26AED"/>
    <w:rsid w:val="00E30DD5"/>
    <w:rsid w:val="00E350A5"/>
    <w:rsid w:val="00E35864"/>
    <w:rsid w:val="00E35F27"/>
    <w:rsid w:val="00E36977"/>
    <w:rsid w:val="00E3699F"/>
    <w:rsid w:val="00E36E8C"/>
    <w:rsid w:val="00E37275"/>
    <w:rsid w:val="00E37CEB"/>
    <w:rsid w:val="00E40AB0"/>
    <w:rsid w:val="00E40B81"/>
    <w:rsid w:val="00E4267E"/>
    <w:rsid w:val="00E43CC8"/>
    <w:rsid w:val="00E47182"/>
    <w:rsid w:val="00E5114E"/>
    <w:rsid w:val="00E5133C"/>
    <w:rsid w:val="00E51D79"/>
    <w:rsid w:val="00E51E13"/>
    <w:rsid w:val="00E53A16"/>
    <w:rsid w:val="00E54417"/>
    <w:rsid w:val="00E547E3"/>
    <w:rsid w:val="00E555AB"/>
    <w:rsid w:val="00E57494"/>
    <w:rsid w:val="00E5788D"/>
    <w:rsid w:val="00E60CA5"/>
    <w:rsid w:val="00E6317D"/>
    <w:rsid w:val="00E63727"/>
    <w:rsid w:val="00E64DB9"/>
    <w:rsid w:val="00E670FD"/>
    <w:rsid w:val="00E67DA8"/>
    <w:rsid w:val="00E70F63"/>
    <w:rsid w:val="00E75C8A"/>
    <w:rsid w:val="00E76ABE"/>
    <w:rsid w:val="00E76F29"/>
    <w:rsid w:val="00E772AB"/>
    <w:rsid w:val="00E77C13"/>
    <w:rsid w:val="00E77E51"/>
    <w:rsid w:val="00E80D0F"/>
    <w:rsid w:val="00E81077"/>
    <w:rsid w:val="00E81080"/>
    <w:rsid w:val="00E82006"/>
    <w:rsid w:val="00E82B12"/>
    <w:rsid w:val="00E837EE"/>
    <w:rsid w:val="00E83A8F"/>
    <w:rsid w:val="00E840FC"/>
    <w:rsid w:val="00E84CF6"/>
    <w:rsid w:val="00E84E39"/>
    <w:rsid w:val="00E850D8"/>
    <w:rsid w:val="00E864CC"/>
    <w:rsid w:val="00E87AA2"/>
    <w:rsid w:val="00E90D86"/>
    <w:rsid w:val="00E92D26"/>
    <w:rsid w:val="00E93D79"/>
    <w:rsid w:val="00E943DE"/>
    <w:rsid w:val="00E945F7"/>
    <w:rsid w:val="00E96DB1"/>
    <w:rsid w:val="00E976D4"/>
    <w:rsid w:val="00EA3456"/>
    <w:rsid w:val="00EA410D"/>
    <w:rsid w:val="00EA42A9"/>
    <w:rsid w:val="00EA5C79"/>
    <w:rsid w:val="00EA5D0A"/>
    <w:rsid w:val="00EA7AC7"/>
    <w:rsid w:val="00EA7D23"/>
    <w:rsid w:val="00EB0394"/>
    <w:rsid w:val="00EB28A0"/>
    <w:rsid w:val="00EB2D55"/>
    <w:rsid w:val="00EB33B8"/>
    <w:rsid w:val="00EB6DB1"/>
    <w:rsid w:val="00EB7C1F"/>
    <w:rsid w:val="00EC0A96"/>
    <w:rsid w:val="00EC1CA5"/>
    <w:rsid w:val="00EC1D76"/>
    <w:rsid w:val="00EC2260"/>
    <w:rsid w:val="00EC2F4A"/>
    <w:rsid w:val="00EC3293"/>
    <w:rsid w:val="00EC3372"/>
    <w:rsid w:val="00EC33C9"/>
    <w:rsid w:val="00EC35ED"/>
    <w:rsid w:val="00EC3CA9"/>
    <w:rsid w:val="00EC4709"/>
    <w:rsid w:val="00EC4E9D"/>
    <w:rsid w:val="00EC60B3"/>
    <w:rsid w:val="00EC6AA6"/>
    <w:rsid w:val="00ED0568"/>
    <w:rsid w:val="00ED0771"/>
    <w:rsid w:val="00ED08A9"/>
    <w:rsid w:val="00ED30E6"/>
    <w:rsid w:val="00ED4C8A"/>
    <w:rsid w:val="00ED5702"/>
    <w:rsid w:val="00EE1A74"/>
    <w:rsid w:val="00EE24C2"/>
    <w:rsid w:val="00EE3A37"/>
    <w:rsid w:val="00EE419E"/>
    <w:rsid w:val="00EE438E"/>
    <w:rsid w:val="00EE62D3"/>
    <w:rsid w:val="00EF0980"/>
    <w:rsid w:val="00EF1435"/>
    <w:rsid w:val="00EF16E9"/>
    <w:rsid w:val="00EF2301"/>
    <w:rsid w:val="00EF2FA1"/>
    <w:rsid w:val="00EF3640"/>
    <w:rsid w:val="00EF403D"/>
    <w:rsid w:val="00EF48FC"/>
    <w:rsid w:val="00EF581F"/>
    <w:rsid w:val="00EF59C6"/>
    <w:rsid w:val="00EF5AA3"/>
    <w:rsid w:val="00EF62F8"/>
    <w:rsid w:val="00EF644E"/>
    <w:rsid w:val="00F00713"/>
    <w:rsid w:val="00F00C91"/>
    <w:rsid w:val="00F01683"/>
    <w:rsid w:val="00F01C6C"/>
    <w:rsid w:val="00F0334C"/>
    <w:rsid w:val="00F03A8F"/>
    <w:rsid w:val="00F03D90"/>
    <w:rsid w:val="00F03F5B"/>
    <w:rsid w:val="00F04035"/>
    <w:rsid w:val="00F05FFC"/>
    <w:rsid w:val="00F06505"/>
    <w:rsid w:val="00F066F6"/>
    <w:rsid w:val="00F06F21"/>
    <w:rsid w:val="00F06F56"/>
    <w:rsid w:val="00F06F8B"/>
    <w:rsid w:val="00F10462"/>
    <w:rsid w:val="00F10507"/>
    <w:rsid w:val="00F10782"/>
    <w:rsid w:val="00F10F55"/>
    <w:rsid w:val="00F11567"/>
    <w:rsid w:val="00F12C25"/>
    <w:rsid w:val="00F12D64"/>
    <w:rsid w:val="00F13515"/>
    <w:rsid w:val="00F151F9"/>
    <w:rsid w:val="00F15A13"/>
    <w:rsid w:val="00F17337"/>
    <w:rsid w:val="00F17EDF"/>
    <w:rsid w:val="00F20776"/>
    <w:rsid w:val="00F20F99"/>
    <w:rsid w:val="00F21C49"/>
    <w:rsid w:val="00F23FBE"/>
    <w:rsid w:val="00F26224"/>
    <w:rsid w:val="00F27259"/>
    <w:rsid w:val="00F274EE"/>
    <w:rsid w:val="00F27C98"/>
    <w:rsid w:val="00F3144B"/>
    <w:rsid w:val="00F3365E"/>
    <w:rsid w:val="00F340B4"/>
    <w:rsid w:val="00F34354"/>
    <w:rsid w:val="00F354B0"/>
    <w:rsid w:val="00F35575"/>
    <w:rsid w:val="00F36334"/>
    <w:rsid w:val="00F36C03"/>
    <w:rsid w:val="00F37165"/>
    <w:rsid w:val="00F37B50"/>
    <w:rsid w:val="00F37D03"/>
    <w:rsid w:val="00F4045B"/>
    <w:rsid w:val="00F41034"/>
    <w:rsid w:val="00F41C66"/>
    <w:rsid w:val="00F43E64"/>
    <w:rsid w:val="00F450D2"/>
    <w:rsid w:val="00F455DB"/>
    <w:rsid w:val="00F46927"/>
    <w:rsid w:val="00F47A55"/>
    <w:rsid w:val="00F47D36"/>
    <w:rsid w:val="00F54F6D"/>
    <w:rsid w:val="00F57856"/>
    <w:rsid w:val="00F6293B"/>
    <w:rsid w:val="00F630C9"/>
    <w:rsid w:val="00F656D4"/>
    <w:rsid w:val="00F659F2"/>
    <w:rsid w:val="00F66015"/>
    <w:rsid w:val="00F666B9"/>
    <w:rsid w:val="00F669A9"/>
    <w:rsid w:val="00F7057C"/>
    <w:rsid w:val="00F70793"/>
    <w:rsid w:val="00F711D3"/>
    <w:rsid w:val="00F76824"/>
    <w:rsid w:val="00F76FBA"/>
    <w:rsid w:val="00F771BC"/>
    <w:rsid w:val="00F775FD"/>
    <w:rsid w:val="00F80917"/>
    <w:rsid w:val="00F81A3C"/>
    <w:rsid w:val="00F82C01"/>
    <w:rsid w:val="00F82D94"/>
    <w:rsid w:val="00F85956"/>
    <w:rsid w:val="00F868FB"/>
    <w:rsid w:val="00F90BC9"/>
    <w:rsid w:val="00F912EC"/>
    <w:rsid w:val="00F91C00"/>
    <w:rsid w:val="00F9403B"/>
    <w:rsid w:val="00F940A2"/>
    <w:rsid w:val="00F94ECD"/>
    <w:rsid w:val="00F961EE"/>
    <w:rsid w:val="00F969B0"/>
    <w:rsid w:val="00F97059"/>
    <w:rsid w:val="00F97BF8"/>
    <w:rsid w:val="00F97DAD"/>
    <w:rsid w:val="00F97E88"/>
    <w:rsid w:val="00FA053B"/>
    <w:rsid w:val="00FA067F"/>
    <w:rsid w:val="00FA0B3F"/>
    <w:rsid w:val="00FA0F7F"/>
    <w:rsid w:val="00FA1221"/>
    <w:rsid w:val="00FA12C2"/>
    <w:rsid w:val="00FA4AB3"/>
    <w:rsid w:val="00FA639C"/>
    <w:rsid w:val="00FB0B5D"/>
    <w:rsid w:val="00FB3CEE"/>
    <w:rsid w:val="00FB3D7A"/>
    <w:rsid w:val="00FB4B42"/>
    <w:rsid w:val="00FB509C"/>
    <w:rsid w:val="00FB532D"/>
    <w:rsid w:val="00FB60B3"/>
    <w:rsid w:val="00FB6942"/>
    <w:rsid w:val="00FB7188"/>
    <w:rsid w:val="00FC15C6"/>
    <w:rsid w:val="00FC254A"/>
    <w:rsid w:val="00FC5376"/>
    <w:rsid w:val="00FC6893"/>
    <w:rsid w:val="00FC6F5F"/>
    <w:rsid w:val="00FC72AF"/>
    <w:rsid w:val="00FD0437"/>
    <w:rsid w:val="00FD0B8E"/>
    <w:rsid w:val="00FD1DA5"/>
    <w:rsid w:val="00FD38FB"/>
    <w:rsid w:val="00FD3900"/>
    <w:rsid w:val="00FD3CD9"/>
    <w:rsid w:val="00FD577B"/>
    <w:rsid w:val="00FD5844"/>
    <w:rsid w:val="00FD5AB4"/>
    <w:rsid w:val="00FD5F5A"/>
    <w:rsid w:val="00FD640B"/>
    <w:rsid w:val="00FD677A"/>
    <w:rsid w:val="00FD7825"/>
    <w:rsid w:val="00FD7DF1"/>
    <w:rsid w:val="00FE11CF"/>
    <w:rsid w:val="00FE20D0"/>
    <w:rsid w:val="00FE2611"/>
    <w:rsid w:val="00FE2BF0"/>
    <w:rsid w:val="00FE2D69"/>
    <w:rsid w:val="00FE3201"/>
    <w:rsid w:val="00FE4E82"/>
    <w:rsid w:val="00FE507A"/>
    <w:rsid w:val="00FE6DB0"/>
    <w:rsid w:val="00FF0E36"/>
    <w:rsid w:val="00FF15BA"/>
    <w:rsid w:val="00FF35CE"/>
    <w:rsid w:val="00FF41D0"/>
    <w:rsid w:val="00FF584D"/>
    <w:rsid w:val="00FF6854"/>
    <w:rsid w:val="00FF72F0"/>
    <w:rsid w:val="00FF76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BB6BD"/>
  <w15:docId w15:val="{846F1F60-21FF-413D-BE39-4A1E4C45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5702"/>
    <w:pPr>
      <w:spacing w:before="120"/>
    </w:pPr>
  </w:style>
  <w:style w:type="paragraph" w:styleId="Heading1">
    <w:name w:val="heading 1"/>
    <w:basedOn w:val="Normal"/>
    <w:next w:val="Normal"/>
    <w:link w:val="Heading1Char"/>
    <w:uiPriority w:val="9"/>
    <w:qFormat/>
    <w:rsid w:val="00ED5702"/>
    <w:pPr>
      <w:keepNext/>
      <w:outlineLvl w:val="0"/>
    </w:pPr>
    <w:rPr>
      <w:b/>
      <w:color w:val="2E74B5" w:themeColor="accent1" w:themeShade="BF"/>
      <w:sz w:val="32"/>
      <w:szCs w:val="48"/>
    </w:rPr>
  </w:style>
  <w:style w:type="paragraph" w:styleId="Heading2">
    <w:name w:val="heading 2"/>
    <w:basedOn w:val="Normal"/>
    <w:next w:val="Normal"/>
    <w:link w:val="Heading2Char"/>
    <w:uiPriority w:val="9"/>
    <w:unhideWhenUsed/>
    <w:qFormat/>
    <w:rsid w:val="00ED5702"/>
    <w:pPr>
      <w:keepNext/>
      <w:keepLines/>
      <w:spacing w:before="40" w:after="0"/>
      <w:outlineLvl w:val="1"/>
    </w:pPr>
    <w:rPr>
      <w:rFonts w:asciiTheme="majorHAnsi" w:eastAsiaTheme="majorEastAsia" w:hAnsiTheme="majorHAnsi"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ED5702"/>
    <w:pPr>
      <w:keepNext/>
      <w:keepLines/>
      <w:spacing w:after="0"/>
      <w:outlineLvl w:val="2"/>
    </w:pPr>
    <w:rPr>
      <w:rFonts w:asciiTheme="majorHAnsi" w:eastAsiaTheme="majorEastAsia" w:hAnsiTheme="majorHAnsi" w:cstheme="majorBidi"/>
      <w:b/>
      <w:color w:val="2E74B5" w:themeColor="accent1" w:themeShade="BF"/>
      <w:sz w:val="24"/>
      <w:szCs w:val="24"/>
    </w:rPr>
  </w:style>
  <w:style w:type="paragraph" w:styleId="Heading4">
    <w:name w:val="heading 4"/>
    <w:basedOn w:val="Normal"/>
    <w:next w:val="Normal"/>
    <w:link w:val="Heading4Char"/>
    <w:uiPriority w:val="9"/>
    <w:unhideWhenUsed/>
    <w:qFormat/>
    <w:rsid w:val="0053723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E56D7"/>
    <w:pPr>
      <w:keepNext/>
      <w:outlineLvl w:val="4"/>
    </w:pPr>
    <w:rPr>
      <w:i/>
      <w:color w:val="808080" w:themeColor="background1" w:themeShade="80"/>
    </w:rPr>
  </w:style>
  <w:style w:type="paragraph" w:styleId="Heading6">
    <w:name w:val="heading 6"/>
    <w:basedOn w:val="Normal"/>
    <w:next w:val="Normal"/>
    <w:link w:val="Heading6Char"/>
    <w:uiPriority w:val="9"/>
    <w:unhideWhenUsed/>
    <w:qFormat/>
    <w:rsid w:val="00B54D4E"/>
    <w:pPr>
      <w:keepNext/>
      <w:spacing w:after="0" w:line="240" w:lineRule="auto"/>
      <w:outlineLvl w:val="5"/>
    </w:pPr>
    <w:rPr>
      <w:b/>
      <w:bCs/>
      <w:i/>
    </w:rPr>
  </w:style>
  <w:style w:type="paragraph" w:styleId="Heading7">
    <w:name w:val="heading 7"/>
    <w:basedOn w:val="Normal"/>
    <w:next w:val="Normal"/>
    <w:link w:val="Heading7Char"/>
    <w:uiPriority w:val="9"/>
    <w:semiHidden/>
    <w:unhideWhenUsed/>
    <w:qFormat/>
    <w:rsid w:val="001C7CA8"/>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DE3427"/>
    <w:pPr>
      <w:keepNext/>
      <w:spacing w:after="0" w:line="240" w:lineRule="auto"/>
      <w:jc w:val="center"/>
      <w:outlineLvl w:val="7"/>
    </w:pPr>
    <w:rPr>
      <w:b/>
      <w:bCs/>
      <w:i/>
      <w:color w:val="FFFFFF" w:themeColor="background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702"/>
    <w:rPr>
      <w:b/>
      <w:color w:val="2E74B5" w:themeColor="accent1" w:themeShade="BF"/>
      <w:sz w:val="32"/>
      <w:szCs w:val="48"/>
    </w:rPr>
  </w:style>
  <w:style w:type="character" w:customStyle="1" w:styleId="Heading2Char">
    <w:name w:val="Heading 2 Char"/>
    <w:basedOn w:val="DefaultParagraphFont"/>
    <w:link w:val="Heading2"/>
    <w:uiPriority w:val="9"/>
    <w:rsid w:val="00ED5702"/>
    <w:rPr>
      <w:rFonts w:asciiTheme="majorHAnsi" w:eastAsiaTheme="majorEastAsia" w:hAnsiTheme="majorHAnsi" w:cstheme="majorBidi"/>
      <w:b/>
      <w:color w:val="2E74B5" w:themeColor="accent1" w:themeShade="BF"/>
      <w:sz w:val="28"/>
      <w:szCs w:val="26"/>
    </w:rPr>
  </w:style>
  <w:style w:type="character" w:customStyle="1" w:styleId="Heading3Char">
    <w:name w:val="Heading 3 Char"/>
    <w:basedOn w:val="DefaultParagraphFont"/>
    <w:link w:val="Heading3"/>
    <w:uiPriority w:val="9"/>
    <w:rsid w:val="00ED5702"/>
    <w:rPr>
      <w:rFonts w:asciiTheme="majorHAnsi" w:eastAsiaTheme="majorEastAsia" w:hAnsiTheme="majorHAnsi" w:cstheme="majorBidi"/>
      <w:b/>
      <w:color w:val="2E74B5" w:themeColor="accent1" w:themeShade="BF"/>
      <w:sz w:val="24"/>
      <w:szCs w:val="24"/>
    </w:rPr>
  </w:style>
  <w:style w:type="character" w:customStyle="1" w:styleId="Heading4Char">
    <w:name w:val="Heading 4 Char"/>
    <w:basedOn w:val="DefaultParagraphFont"/>
    <w:link w:val="Heading4"/>
    <w:rsid w:val="0053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9E56D7"/>
    <w:rPr>
      <w:i/>
      <w:color w:val="808080" w:themeColor="background1" w:themeShade="80"/>
    </w:rPr>
  </w:style>
  <w:style w:type="character" w:customStyle="1" w:styleId="Heading6Char">
    <w:name w:val="Heading 6 Char"/>
    <w:basedOn w:val="DefaultParagraphFont"/>
    <w:link w:val="Heading6"/>
    <w:uiPriority w:val="9"/>
    <w:rsid w:val="00B54D4E"/>
    <w:rPr>
      <w:b/>
      <w:bCs/>
      <w:i/>
    </w:rPr>
  </w:style>
  <w:style w:type="character" w:customStyle="1" w:styleId="Heading7Char">
    <w:name w:val="Heading 7 Char"/>
    <w:basedOn w:val="DefaultParagraphFont"/>
    <w:link w:val="Heading7"/>
    <w:uiPriority w:val="9"/>
    <w:semiHidden/>
    <w:rsid w:val="001C7CA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DE3427"/>
    <w:rPr>
      <w:b/>
      <w:bCs/>
      <w:i/>
      <w:color w:val="FFFFFF" w:themeColor="background1"/>
      <w:sz w:val="24"/>
    </w:rPr>
  </w:style>
  <w:style w:type="character" w:customStyle="1" w:styleId="Style1">
    <w:name w:val="Style1"/>
    <w:basedOn w:val="DefaultParagraphFont"/>
    <w:uiPriority w:val="1"/>
    <w:qFormat/>
    <w:rsid w:val="003E74F4"/>
    <w:rPr>
      <w:rFonts w:asciiTheme="majorHAnsi" w:eastAsiaTheme="majorEastAsia" w:hAnsiTheme="majorHAnsi" w:cstheme="majorBidi"/>
      <w:b/>
      <w:i/>
      <w:color w:val="2E74B5" w:themeColor="accent1" w:themeShade="BF"/>
      <w:sz w:val="28"/>
      <w:szCs w:val="26"/>
    </w:rPr>
  </w:style>
  <w:style w:type="paragraph" w:styleId="Header">
    <w:name w:val="header"/>
    <w:basedOn w:val="Normal"/>
    <w:link w:val="HeaderChar"/>
    <w:uiPriority w:val="99"/>
    <w:unhideWhenUsed/>
    <w:rsid w:val="00DC14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416"/>
  </w:style>
  <w:style w:type="paragraph" w:styleId="Footer">
    <w:name w:val="footer"/>
    <w:basedOn w:val="Normal"/>
    <w:link w:val="FooterChar"/>
    <w:uiPriority w:val="99"/>
    <w:unhideWhenUsed/>
    <w:rsid w:val="00DC14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416"/>
  </w:style>
  <w:style w:type="paragraph" w:styleId="Title">
    <w:name w:val="Title"/>
    <w:basedOn w:val="Normal"/>
    <w:next w:val="Normal"/>
    <w:link w:val="TitleChar"/>
    <w:uiPriority w:val="10"/>
    <w:qFormat/>
    <w:rsid w:val="00DC14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416"/>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CD1622"/>
    <w:rPr>
      <w:color w:val="808080"/>
    </w:rPr>
  </w:style>
  <w:style w:type="table" w:styleId="TableGrid">
    <w:name w:val="Table Grid"/>
    <w:basedOn w:val="TableNormal"/>
    <w:uiPriority w:val="59"/>
    <w:rsid w:val="000211F3"/>
    <w:pPr>
      <w:spacing w:after="0" w:line="240" w:lineRule="auto"/>
    </w:pPr>
    <w:rPr>
      <w:rFonts w:eastAsiaTheme="minorEastAsia"/>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7B2C4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cPr>
      <w:vAlign w:val="center"/>
    </w:tcPr>
    <w:tblStylePr w:type="firstRow">
      <w:rPr>
        <w:b/>
        <w:bCs/>
        <w:i/>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5Dark-Accent11">
    <w:name w:val="Grid Table 5 Dark - Accent 11"/>
    <w:basedOn w:val="TableNormal"/>
    <w:uiPriority w:val="50"/>
    <w:rsid w:val="000211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0211F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Style2">
    <w:name w:val="Style2"/>
    <w:basedOn w:val="NoSpacing"/>
    <w:link w:val="Style2Char"/>
    <w:qFormat/>
    <w:rsid w:val="009E56D7"/>
    <w:rPr>
      <w:b/>
      <w:i/>
      <w:color w:val="FFC000"/>
      <w:sz w:val="76"/>
      <w:szCs w:val="76"/>
    </w:rPr>
  </w:style>
  <w:style w:type="paragraph" w:styleId="NoSpacing">
    <w:name w:val="No Spacing"/>
    <w:uiPriority w:val="1"/>
    <w:qFormat/>
    <w:rsid w:val="009E56D7"/>
    <w:pPr>
      <w:spacing w:after="0" w:line="240" w:lineRule="auto"/>
    </w:pPr>
  </w:style>
  <w:style w:type="character" w:customStyle="1" w:styleId="Style2Char">
    <w:name w:val="Style2 Char"/>
    <w:basedOn w:val="Heading1Char"/>
    <w:link w:val="Style2"/>
    <w:rsid w:val="009E56D7"/>
    <w:rPr>
      <w:b/>
      <w:i/>
      <w:color w:val="FFC000"/>
      <w:sz w:val="76"/>
      <w:szCs w:val="76"/>
    </w:rPr>
  </w:style>
  <w:style w:type="paragraph" w:styleId="TOCHeading">
    <w:name w:val="TOC Heading"/>
    <w:basedOn w:val="Heading1"/>
    <w:next w:val="Normal"/>
    <w:uiPriority w:val="39"/>
    <w:unhideWhenUsed/>
    <w:qFormat/>
    <w:rsid w:val="00ED5702"/>
    <w:pPr>
      <w:keepLines/>
      <w:spacing w:before="240" w:after="0"/>
      <w:outlineLvl w:val="9"/>
    </w:pPr>
    <w:rPr>
      <w:rFonts w:asciiTheme="majorHAnsi" w:eastAsiaTheme="majorEastAsia" w:hAnsiTheme="majorHAnsi" w:cstheme="majorBidi"/>
      <w:b w:val="0"/>
      <w:szCs w:val="32"/>
      <w:lang w:val="en-US"/>
    </w:rPr>
  </w:style>
  <w:style w:type="paragraph" w:styleId="TOC1">
    <w:name w:val="toc 1"/>
    <w:basedOn w:val="Normal"/>
    <w:next w:val="Normal"/>
    <w:autoRedefine/>
    <w:uiPriority w:val="39"/>
    <w:unhideWhenUsed/>
    <w:rsid w:val="00207DE3"/>
    <w:pPr>
      <w:numPr>
        <w:numId w:val="4"/>
      </w:numPr>
      <w:tabs>
        <w:tab w:val="left" w:pos="440"/>
        <w:tab w:val="right" w:leader="dot" w:pos="9350"/>
      </w:tabs>
      <w:spacing w:before="0" w:after="0"/>
      <w:ind w:left="144"/>
    </w:pPr>
  </w:style>
  <w:style w:type="paragraph" w:styleId="TOC2">
    <w:name w:val="toc 2"/>
    <w:basedOn w:val="Normal"/>
    <w:next w:val="Normal"/>
    <w:autoRedefine/>
    <w:uiPriority w:val="39"/>
    <w:unhideWhenUsed/>
    <w:rsid w:val="00ED5702"/>
    <w:pPr>
      <w:spacing w:after="100"/>
      <w:ind w:left="220"/>
    </w:pPr>
  </w:style>
  <w:style w:type="paragraph" w:styleId="TOC3">
    <w:name w:val="toc 3"/>
    <w:basedOn w:val="Normal"/>
    <w:next w:val="Normal"/>
    <w:autoRedefine/>
    <w:uiPriority w:val="39"/>
    <w:unhideWhenUsed/>
    <w:rsid w:val="00ED5702"/>
    <w:pPr>
      <w:spacing w:after="100"/>
      <w:ind w:left="440"/>
    </w:pPr>
  </w:style>
  <w:style w:type="character" w:styleId="Hyperlink">
    <w:name w:val="Hyperlink"/>
    <w:basedOn w:val="DefaultParagraphFont"/>
    <w:uiPriority w:val="99"/>
    <w:unhideWhenUsed/>
    <w:rsid w:val="00ED5702"/>
    <w:rPr>
      <w:color w:val="0563C1" w:themeColor="hyperlink"/>
      <w:u w:val="single"/>
    </w:rPr>
  </w:style>
  <w:style w:type="character" w:styleId="BookTitle">
    <w:name w:val="Book Title"/>
    <w:basedOn w:val="HeaderChar"/>
    <w:uiPriority w:val="33"/>
    <w:rsid w:val="009E56D7"/>
    <w:rPr>
      <w:rFonts w:asciiTheme="minorHAnsi" w:hAnsiTheme="minorHAnsi"/>
      <w:b/>
      <w:bCs/>
      <w:i/>
      <w:iCs/>
      <w:color w:val="FFC000"/>
      <w:spacing w:val="5"/>
      <w:sz w:val="72"/>
    </w:rPr>
  </w:style>
  <w:style w:type="paragraph" w:styleId="ListParagraph">
    <w:name w:val="List Paragraph"/>
    <w:aliases w:val="Bullet 1,List Paragraph1,Normal Sentence,b1,List Paragraph Char Char,Number_1,new,Colorful List - Accent 11,ListPar1,Bullet 11,List Paragraph12,Normal Sentence1,b11,Number_11,b12,lp1,Bulleted Text,Bullet OSM,TOC style,1st Bullet Point,B1"/>
    <w:basedOn w:val="Normal"/>
    <w:link w:val="ListParagraphChar"/>
    <w:uiPriority w:val="34"/>
    <w:qFormat/>
    <w:rsid w:val="00537235"/>
    <w:pPr>
      <w:ind w:left="720"/>
      <w:contextualSpacing/>
    </w:pPr>
  </w:style>
  <w:style w:type="character" w:customStyle="1" w:styleId="ListParagraphChar">
    <w:name w:val="List Paragraph Char"/>
    <w:aliases w:val="Bullet 1 Char,List Paragraph1 Char,Normal Sentence Char,b1 Char,List Paragraph Char Char Char,Number_1 Char,new Char,Colorful List - Accent 11 Char,ListPar1 Char,Bullet 11 Char,List Paragraph12 Char,Normal Sentence1 Char,b11 Char"/>
    <w:basedOn w:val="DefaultParagraphFont"/>
    <w:link w:val="ListParagraph"/>
    <w:uiPriority w:val="34"/>
    <w:qFormat/>
    <w:locked/>
    <w:rsid w:val="009B7F1C"/>
  </w:style>
  <w:style w:type="character" w:customStyle="1" w:styleId="CoverTittle">
    <w:name w:val="Cover Tittle"/>
    <w:basedOn w:val="BookTitle"/>
    <w:uiPriority w:val="1"/>
    <w:qFormat/>
    <w:rsid w:val="009E56D7"/>
    <w:rPr>
      <w:rFonts w:asciiTheme="minorHAnsi" w:hAnsiTheme="minorHAnsi"/>
      <w:b/>
      <w:bCs/>
      <w:i/>
      <w:iCs/>
      <w:color w:val="FFC000"/>
      <w:spacing w:val="5"/>
      <w:sz w:val="72"/>
    </w:rPr>
  </w:style>
  <w:style w:type="table" w:styleId="LightList-Accent5">
    <w:name w:val="Light List Accent 5"/>
    <w:basedOn w:val="TableNormal"/>
    <w:uiPriority w:val="61"/>
    <w:rsid w:val="009E56D7"/>
    <w:pPr>
      <w:spacing w:after="0" w:line="240" w:lineRule="auto"/>
    </w:pPr>
    <w:rPr>
      <w:rFonts w:eastAsiaTheme="minorEastAsia"/>
      <w:lang w:eastAsia="en-CA"/>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styleId="BodyText">
    <w:name w:val="Body Text"/>
    <w:basedOn w:val="Normal"/>
    <w:link w:val="BodyTextChar"/>
    <w:uiPriority w:val="99"/>
    <w:unhideWhenUsed/>
    <w:rsid w:val="00793D5C"/>
    <w:rPr>
      <w:b/>
      <w:lang w:eastAsia="en-CA"/>
    </w:rPr>
  </w:style>
  <w:style w:type="character" w:customStyle="1" w:styleId="BodyTextChar">
    <w:name w:val="Body Text Char"/>
    <w:basedOn w:val="DefaultParagraphFont"/>
    <w:link w:val="BodyText"/>
    <w:uiPriority w:val="99"/>
    <w:rsid w:val="00793D5C"/>
    <w:rPr>
      <w:b/>
      <w:lang w:eastAsia="en-CA"/>
    </w:rPr>
  </w:style>
  <w:style w:type="paragraph" w:styleId="BodyText2">
    <w:name w:val="Body Text 2"/>
    <w:basedOn w:val="Normal"/>
    <w:link w:val="BodyText2Char"/>
    <w:uiPriority w:val="99"/>
    <w:unhideWhenUsed/>
    <w:rsid w:val="00793D5C"/>
    <w:pPr>
      <w:jc w:val="both"/>
    </w:pPr>
  </w:style>
  <w:style w:type="character" w:customStyle="1" w:styleId="BodyText2Char">
    <w:name w:val="Body Text 2 Char"/>
    <w:basedOn w:val="DefaultParagraphFont"/>
    <w:link w:val="BodyText2"/>
    <w:uiPriority w:val="99"/>
    <w:rsid w:val="00793D5C"/>
  </w:style>
  <w:style w:type="paragraph" w:customStyle="1" w:styleId="90InstructionsText">
    <w:name w:val="90_Instructions_Text"/>
    <w:basedOn w:val="Normal"/>
    <w:link w:val="90InstructionsTextZchn"/>
    <w:qFormat/>
    <w:rsid w:val="001C7CA8"/>
    <w:pPr>
      <w:spacing w:before="0" w:after="0" w:line="240" w:lineRule="auto"/>
    </w:pPr>
    <w:rPr>
      <w:rFonts w:ascii="Arial" w:eastAsia="Times New Roman" w:hAnsi="Arial" w:cs="Times New Roman"/>
      <w:i/>
      <w:color w:val="0000FF"/>
      <w:sz w:val="18"/>
      <w:szCs w:val="24"/>
      <w:lang w:val="en-US" w:eastAsia="de-DE"/>
    </w:rPr>
  </w:style>
  <w:style w:type="character" w:customStyle="1" w:styleId="90InstructionsTextZchn">
    <w:name w:val="90_Instructions_Text Zchn"/>
    <w:basedOn w:val="DefaultParagraphFont"/>
    <w:link w:val="90InstructionsText"/>
    <w:rsid w:val="001C7CA8"/>
    <w:rPr>
      <w:rFonts w:ascii="Arial" w:eastAsia="Times New Roman" w:hAnsi="Arial" w:cs="Times New Roman"/>
      <w:i/>
      <w:color w:val="0000FF"/>
      <w:sz w:val="18"/>
      <w:szCs w:val="24"/>
      <w:lang w:val="en-US" w:eastAsia="de-DE"/>
    </w:rPr>
  </w:style>
  <w:style w:type="table" w:customStyle="1" w:styleId="LightList-Accent52">
    <w:name w:val="Light List - Accent 52"/>
    <w:basedOn w:val="TableNormal"/>
    <w:uiPriority w:val="61"/>
    <w:rsid w:val="00F11567"/>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5"/>
      </w:tcPr>
    </w:tblStylePr>
    <w:tblStylePr w:type="lastRow">
      <w:pPr>
        <w:spacing w:beforeLines="0" w:before="0" w:beforeAutospacing="0" w:afterLines="0" w:after="0" w:afterAutospacing="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customStyle="1" w:styleId="BodySingle">
    <w:name w:val="Body Single"/>
    <w:basedOn w:val="BodyText"/>
    <w:rsid w:val="00DE3427"/>
    <w:pPr>
      <w:suppressAutoHyphens/>
      <w:spacing w:before="0" w:after="0" w:line="260" w:lineRule="atLeast"/>
    </w:pPr>
    <w:rPr>
      <w:rFonts w:ascii="Arial" w:eastAsia="Times New Roman" w:hAnsi="Arial" w:cs="Arial"/>
      <w:b w:val="0"/>
      <w:szCs w:val="20"/>
      <w:lang w:val="en-GB" w:eastAsia="ar-SA"/>
    </w:rPr>
  </w:style>
  <w:style w:type="paragraph" w:customStyle="1" w:styleId="AANORMAL">
    <w:name w:val="AANORMAL"/>
    <w:basedOn w:val="Normal"/>
    <w:link w:val="AANORMALChar"/>
    <w:rsid w:val="00491ADC"/>
    <w:pPr>
      <w:widowControl w:val="0"/>
      <w:spacing w:before="0" w:after="0" w:line="240" w:lineRule="auto"/>
      <w:jc w:val="both"/>
      <w:outlineLvl w:val="2"/>
    </w:pPr>
    <w:rPr>
      <w:rFonts w:ascii="Arial" w:eastAsia="Times New Roman" w:hAnsi="Arial" w:cs="Times New Roman"/>
      <w:bCs/>
      <w:color w:val="000000"/>
      <w:szCs w:val="20"/>
      <w:lang w:val="en-US" w:eastAsia="tr-TR"/>
    </w:rPr>
  </w:style>
  <w:style w:type="character" w:customStyle="1" w:styleId="AANORMALChar">
    <w:name w:val="AANORMAL Char"/>
    <w:basedOn w:val="DefaultParagraphFont"/>
    <w:link w:val="AANORMAL"/>
    <w:rsid w:val="00491ADC"/>
    <w:rPr>
      <w:rFonts w:ascii="Arial" w:eastAsia="Times New Roman" w:hAnsi="Arial" w:cs="Times New Roman"/>
      <w:bCs/>
      <w:color w:val="000000"/>
      <w:szCs w:val="20"/>
      <w:lang w:val="en-US" w:eastAsia="tr-TR"/>
    </w:rPr>
  </w:style>
  <w:style w:type="table" w:customStyle="1" w:styleId="TableGrid1">
    <w:name w:val="Table Grid1"/>
    <w:basedOn w:val="TableNormal"/>
    <w:next w:val="TableGrid"/>
    <w:uiPriority w:val="59"/>
    <w:rsid w:val="00BF3293"/>
    <w:pPr>
      <w:spacing w:before="60" w:after="0" w:line="240" w:lineRule="auto"/>
      <w:jc w:val="both"/>
    </w:pPr>
    <w:rPr>
      <w:rFonts w:eastAsiaTheme="minorEastAsia"/>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F501A"/>
    <w:rPr>
      <w:sz w:val="16"/>
      <w:szCs w:val="16"/>
    </w:rPr>
  </w:style>
  <w:style w:type="paragraph" w:styleId="CommentText">
    <w:name w:val="annotation text"/>
    <w:basedOn w:val="Normal"/>
    <w:link w:val="CommentTextChar"/>
    <w:uiPriority w:val="99"/>
    <w:semiHidden/>
    <w:unhideWhenUsed/>
    <w:rsid w:val="008F501A"/>
    <w:pPr>
      <w:spacing w:line="240" w:lineRule="auto"/>
    </w:pPr>
    <w:rPr>
      <w:sz w:val="20"/>
      <w:szCs w:val="20"/>
    </w:rPr>
  </w:style>
  <w:style w:type="character" w:customStyle="1" w:styleId="CommentTextChar">
    <w:name w:val="Comment Text Char"/>
    <w:basedOn w:val="DefaultParagraphFont"/>
    <w:link w:val="CommentText"/>
    <w:uiPriority w:val="99"/>
    <w:semiHidden/>
    <w:rsid w:val="008F501A"/>
    <w:rPr>
      <w:sz w:val="20"/>
      <w:szCs w:val="20"/>
    </w:rPr>
  </w:style>
  <w:style w:type="paragraph" w:styleId="CommentSubject">
    <w:name w:val="annotation subject"/>
    <w:basedOn w:val="CommentText"/>
    <w:next w:val="CommentText"/>
    <w:link w:val="CommentSubjectChar"/>
    <w:uiPriority w:val="99"/>
    <w:semiHidden/>
    <w:unhideWhenUsed/>
    <w:rsid w:val="008F501A"/>
    <w:rPr>
      <w:b/>
      <w:bCs/>
    </w:rPr>
  </w:style>
  <w:style w:type="character" w:customStyle="1" w:styleId="CommentSubjectChar">
    <w:name w:val="Comment Subject Char"/>
    <w:basedOn w:val="CommentTextChar"/>
    <w:link w:val="CommentSubject"/>
    <w:uiPriority w:val="99"/>
    <w:semiHidden/>
    <w:rsid w:val="008F501A"/>
    <w:rPr>
      <w:b/>
      <w:bCs/>
      <w:sz w:val="20"/>
      <w:szCs w:val="20"/>
    </w:rPr>
  </w:style>
  <w:style w:type="paragraph" w:styleId="BalloonText">
    <w:name w:val="Balloon Text"/>
    <w:basedOn w:val="Normal"/>
    <w:link w:val="BalloonTextChar"/>
    <w:uiPriority w:val="99"/>
    <w:semiHidden/>
    <w:unhideWhenUsed/>
    <w:rsid w:val="008F501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01A"/>
    <w:rPr>
      <w:rFonts w:ascii="Segoe UI" w:hAnsi="Segoe UI" w:cs="Segoe UI"/>
      <w:sz w:val="18"/>
      <w:szCs w:val="18"/>
    </w:rPr>
  </w:style>
  <w:style w:type="paragraph" w:customStyle="1" w:styleId="sapxdpparagraph">
    <w:name w:val="sapxdpparagraph"/>
    <w:basedOn w:val="Normal"/>
    <w:rsid w:val="00C1493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C14933"/>
  </w:style>
  <w:style w:type="paragraph" w:styleId="DocumentMap">
    <w:name w:val="Document Map"/>
    <w:basedOn w:val="Normal"/>
    <w:link w:val="DocumentMapChar"/>
    <w:uiPriority w:val="99"/>
    <w:semiHidden/>
    <w:unhideWhenUsed/>
    <w:rsid w:val="00AF0ED5"/>
    <w:pPr>
      <w:spacing w:before="0"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AF0ED5"/>
    <w:rPr>
      <w:rFonts w:ascii="Times New Roman" w:hAnsi="Times New Roman"/>
      <w:sz w:val="24"/>
      <w:szCs w:val="24"/>
    </w:rPr>
  </w:style>
  <w:style w:type="paragraph" w:styleId="Revision">
    <w:name w:val="Revision"/>
    <w:hidden/>
    <w:uiPriority w:val="99"/>
    <w:semiHidden/>
    <w:rsid w:val="00D02035"/>
    <w:pPr>
      <w:spacing w:after="0" w:line="240" w:lineRule="auto"/>
    </w:pPr>
  </w:style>
  <w:style w:type="character" w:styleId="FollowedHyperlink">
    <w:name w:val="FollowedHyperlink"/>
    <w:basedOn w:val="DefaultParagraphFont"/>
    <w:uiPriority w:val="99"/>
    <w:semiHidden/>
    <w:unhideWhenUsed/>
    <w:rsid w:val="00CD301A"/>
    <w:rPr>
      <w:color w:val="954F72" w:themeColor="followedHyperlink"/>
      <w:u w:val="single"/>
    </w:rPr>
  </w:style>
  <w:style w:type="paragraph" w:styleId="NormalWeb">
    <w:name w:val="Normal (Web)"/>
    <w:basedOn w:val="Normal"/>
    <w:uiPriority w:val="99"/>
    <w:semiHidden/>
    <w:unhideWhenUsed/>
    <w:rsid w:val="001F1A4E"/>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dTable4-Accent1">
    <w:name w:val="Grid Table 4 Accent 1"/>
    <w:basedOn w:val="TableNormal"/>
    <w:uiPriority w:val="49"/>
    <w:rsid w:val="009B7F1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cPr>
      <w:vAlign w:val="center"/>
    </w:tcPr>
    <w:tblStylePr w:type="firstRow">
      <w:rPr>
        <w:b/>
        <w:bCs/>
        <w:i/>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Heading">
    <w:name w:val="TableHeading"/>
    <w:basedOn w:val="Normal"/>
    <w:rsid w:val="000079E3"/>
    <w:pPr>
      <w:spacing w:before="60" w:after="60" w:line="240" w:lineRule="auto"/>
      <w:ind w:left="72" w:right="72"/>
    </w:pPr>
    <w:rPr>
      <w:rFonts w:ascii="Arial" w:eastAsia="Times New Roman" w:hAnsi="Arial" w:cs="Times New Roman"/>
      <w:b/>
      <w:spacing w:val="-4"/>
      <w:sz w:val="20"/>
      <w:szCs w:val="20"/>
      <w:lang w:val="en-US"/>
    </w:rPr>
  </w:style>
  <w:style w:type="paragraph" w:customStyle="1" w:styleId="TableText">
    <w:name w:val="TableText"/>
    <w:basedOn w:val="BodyText"/>
    <w:rsid w:val="000079E3"/>
    <w:pPr>
      <w:spacing w:before="40" w:after="40" w:line="240" w:lineRule="auto"/>
      <w:ind w:left="72" w:right="72"/>
      <w:jc w:val="both"/>
    </w:pPr>
    <w:rPr>
      <w:rFonts w:ascii="Arial" w:eastAsia="Times New Roman" w:hAnsi="Arial" w:cs="Arial"/>
      <w:b w:val="0"/>
      <w:spacing w:val="-4"/>
      <w:kern w:val="20"/>
      <w:sz w:val="18"/>
      <w:szCs w:val="20"/>
      <w:lang w:val="en-US" w:eastAsia="en-US"/>
    </w:rPr>
  </w:style>
  <w:style w:type="character" w:customStyle="1" w:styleId="BodyTextChar1">
    <w:name w:val="Body Text Char1"/>
    <w:aliases w:val="Body Text Char Char"/>
    <w:rsid w:val="00EC6AA6"/>
    <w:rPr>
      <w:rFonts w:ascii="Arial" w:hAnsi="Arial"/>
      <w:kern w:val="20"/>
      <w:sz w:val="22"/>
      <w:lang w:val="en-ZA" w:eastAsia="en-US" w:bidi="ar-SA"/>
    </w:rPr>
  </w:style>
  <w:style w:type="paragraph" w:styleId="BodyText3">
    <w:name w:val="Body Text 3"/>
    <w:basedOn w:val="Normal"/>
    <w:link w:val="BodyText3Char"/>
    <w:uiPriority w:val="99"/>
    <w:unhideWhenUsed/>
    <w:rsid w:val="007D7F5F"/>
    <w:pPr>
      <w:spacing w:after="120"/>
    </w:pPr>
    <w:rPr>
      <w:sz w:val="16"/>
      <w:szCs w:val="16"/>
    </w:rPr>
  </w:style>
  <w:style w:type="character" w:customStyle="1" w:styleId="BodyText3Char">
    <w:name w:val="Body Text 3 Char"/>
    <w:basedOn w:val="DefaultParagraphFont"/>
    <w:link w:val="BodyText3"/>
    <w:uiPriority w:val="99"/>
    <w:rsid w:val="007D7F5F"/>
    <w:rPr>
      <w:sz w:val="16"/>
      <w:szCs w:val="16"/>
    </w:rPr>
  </w:style>
  <w:style w:type="paragraph" w:styleId="BodyTextIndent">
    <w:name w:val="Body Text Indent"/>
    <w:basedOn w:val="Normal"/>
    <w:link w:val="BodyTextIndentChar"/>
    <w:uiPriority w:val="99"/>
    <w:semiHidden/>
    <w:unhideWhenUsed/>
    <w:rsid w:val="00283C1F"/>
    <w:pPr>
      <w:spacing w:after="120"/>
      <w:ind w:left="283"/>
    </w:pPr>
  </w:style>
  <w:style w:type="character" w:customStyle="1" w:styleId="BodyTextIndentChar">
    <w:name w:val="Body Text Indent Char"/>
    <w:basedOn w:val="DefaultParagraphFont"/>
    <w:link w:val="BodyTextIndent"/>
    <w:uiPriority w:val="99"/>
    <w:semiHidden/>
    <w:rsid w:val="00283C1F"/>
  </w:style>
  <w:style w:type="paragraph" w:styleId="ListBullet5">
    <w:name w:val="List Bullet 5"/>
    <w:basedOn w:val="Normal"/>
    <w:autoRedefine/>
    <w:unhideWhenUsed/>
    <w:rsid w:val="00283C1F"/>
    <w:pPr>
      <w:numPr>
        <w:numId w:val="5"/>
      </w:numPr>
      <w:tabs>
        <w:tab w:val="clear" w:pos="1492"/>
        <w:tab w:val="num" w:pos="1701"/>
      </w:tabs>
      <w:spacing w:before="60" w:after="100" w:line="240" w:lineRule="auto"/>
      <w:ind w:left="1702" w:hanging="284"/>
    </w:pPr>
    <w:rPr>
      <w:rFonts w:ascii="Arial" w:eastAsia="Times New Roman" w:hAnsi="Arial" w:cs="Arial"/>
      <w:sz w:val="20"/>
      <w:szCs w:val="24"/>
      <w:lang w:val="en-ZA" w:eastAsia="en-ZA"/>
    </w:rPr>
  </w:style>
  <w:style w:type="character" w:styleId="Emphasis">
    <w:name w:val="Emphasis"/>
    <w:basedOn w:val="DefaultParagraphFont"/>
    <w:uiPriority w:val="20"/>
    <w:qFormat/>
    <w:rsid w:val="0002394D"/>
    <w:rPr>
      <w:i/>
      <w:iCs/>
    </w:rPr>
  </w:style>
  <w:style w:type="character" w:customStyle="1" w:styleId="searchmatch">
    <w:name w:val="searchmatch"/>
    <w:basedOn w:val="DefaultParagraphFont"/>
    <w:rsid w:val="00FF15BA"/>
  </w:style>
  <w:style w:type="paragraph" w:styleId="TOC4">
    <w:name w:val="toc 4"/>
    <w:basedOn w:val="Normal"/>
    <w:next w:val="Normal"/>
    <w:autoRedefine/>
    <w:uiPriority w:val="39"/>
    <w:unhideWhenUsed/>
    <w:rsid w:val="008465C5"/>
    <w:pPr>
      <w:spacing w:before="0" w:after="100"/>
      <w:ind w:left="660"/>
    </w:pPr>
    <w:rPr>
      <w:rFonts w:eastAsiaTheme="minorEastAsia"/>
      <w:lang w:val="en-US"/>
    </w:rPr>
  </w:style>
  <w:style w:type="paragraph" w:styleId="TOC5">
    <w:name w:val="toc 5"/>
    <w:basedOn w:val="Normal"/>
    <w:next w:val="Normal"/>
    <w:autoRedefine/>
    <w:uiPriority w:val="39"/>
    <w:unhideWhenUsed/>
    <w:rsid w:val="008465C5"/>
    <w:pPr>
      <w:spacing w:before="0" w:after="100"/>
      <w:ind w:left="880"/>
    </w:pPr>
    <w:rPr>
      <w:rFonts w:eastAsiaTheme="minorEastAsia"/>
      <w:lang w:val="en-US"/>
    </w:rPr>
  </w:style>
  <w:style w:type="paragraph" w:styleId="TOC6">
    <w:name w:val="toc 6"/>
    <w:basedOn w:val="Normal"/>
    <w:next w:val="Normal"/>
    <w:autoRedefine/>
    <w:uiPriority w:val="39"/>
    <w:unhideWhenUsed/>
    <w:rsid w:val="008465C5"/>
    <w:pPr>
      <w:spacing w:before="0" w:after="100"/>
      <w:ind w:left="1100"/>
    </w:pPr>
    <w:rPr>
      <w:rFonts w:eastAsiaTheme="minorEastAsia"/>
      <w:lang w:val="en-US"/>
    </w:rPr>
  </w:style>
  <w:style w:type="paragraph" w:styleId="TOC7">
    <w:name w:val="toc 7"/>
    <w:basedOn w:val="Normal"/>
    <w:next w:val="Normal"/>
    <w:autoRedefine/>
    <w:uiPriority w:val="39"/>
    <w:unhideWhenUsed/>
    <w:rsid w:val="008465C5"/>
    <w:pPr>
      <w:spacing w:before="0" w:after="100"/>
      <w:ind w:left="1320"/>
    </w:pPr>
    <w:rPr>
      <w:rFonts w:eastAsiaTheme="minorEastAsia"/>
      <w:lang w:val="en-US"/>
    </w:rPr>
  </w:style>
  <w:style w:type="paragraph" w:styleId="TOC8">
    <w:name w:val="toc 8"/>
    <w:basedOn w:val="Normal"/>
    <w:next w:val="Normal"/>
    <w:autoRedefine/>
    <w:uiPriority w:val="39"/>
    <w:unhideWhenUsed/>
    <w:rsid w:val="008465C5"/>
    <w:pPr>
      <w:spacing w:before="0" w:after="100"/>
      <w:ind w:left="1540"/>
    </w:pPr>
    <w:rPr>
      <w:rFonts w:eastAsiaTheme="minorEastAsia"/>
      <w:lang w:val="en-US"/>
    </w:rPr>
  </w:style>
  <w:style w:type="paragraph" w:styleId="TOC9">
    <w:name w:val="toc 9"/>
    <w:basedOn w:val="Normal"/>
    <w:next w:val="Normal"/>
    <w:autoRedefine/>
    <w:uiPriority w:val="39"/>
    <w:unhideWhenUsed/>
    <w:rsid w:val="008465C5"/>
    <w:pPr>
      <w:spacing w:before="0" w:after="100"/>
      <w:ind w:left="1760"/>
    </w:pPr>
    <w:rPr>
      <w:rFonts w:eastAsiaTheme="minorEastAsia"/>
      <w:lang w:val="en-US"/>
    </w:rPr>
  </w:style>
  <w:style w:type="paragraph" w:customStyle="1" w:styleId="msonormal0">
    <w:name w:val="msonormal"/>
    <w:basedOn w:val="Normal"/>
    <w:rsid w:val="00FD782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3">
    <w:name w:val="xl63"/>
    <w:basedOn w:val="Normal"/>
    <w:rsid w:val="00FD78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4">
    <w:name w:val="xl64"/>
    <w:basedOn w:val="Normal"/>
    <w:rsid w:val="00FD78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5">
    <w:name w:val="xl65"/>
    <w:basedOn w:val="Normal"/>
    <w:rsid w:val="00FD7825"/>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pPr>
    <w:rPr>
      <w:rFonts w:ascii="Times New Roman" w:eastAsia="Times New Roman" w:hAnsi="Times New Roman" w:cs="Times New Roman"/>
      <w:sz w:val="24"/>
      <w:szCs w:val="24"/>
      <w:lang w:val="en-US"/>
    </w:rPr>
  </w:style>
  <w:style w:type="table" w:styleId="GridTable4-Accent2">
    <w:name w:val="Grid Table 4 Accent 2"/>
    <w:basedOn w:val="TableNormal"/>
    <w:uiPriority w:val="49"/>
    <w:rsid w:val="00D73DD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1121">
      <w:bodyDiv w:val="1"/>
      <w:marLeft w:val="0"/>
      <w:marRight w:val="0"/>
      <w:marTop w:val="0"/>
      <w:marBottom w:val="0"/>
      <w:divBdr>
        <w:top w:val="none" w:sz="0" w:space="0" w:color="auto"/>
        <w:left w:val="none" w:sz="0" w:space="0" w:color="auto"/>
        <w:bottom w:val="none" w:sz="0" w:space="0" w:color="auto"/>
        <w:right w:val="none" w:sz="0" w:space="0" w:color="auto"/>
      </w:divBdr>
    </w:div>
    <w:div w:id="12193190">
      <w:bodyDiv w:val="1"/>
      <w:marLeft w:val="0"/>
      <w:marRight w:val="0"/>
      <w:marTop w:val="0"/>
      <w:marBottom w:val="0"/>
      <w:divBdr>
        <w:top w:val="none" w:sz="0" w:space="0" w:color="auto"/>
        <w:left w:val="none" w:sz="0" w:space="0" w:color="auto"/>
        <w:bottom w:val="none" w:sz="0" w:space="0" w:color="auto"/>
        <w:right w:val="none" w:sz="0" w:space="0" w:color="auto"/>
      </w:divBdr>
    </w:div>
    <w:div w:id="27222304">
      <w:bodyDiv w:val="1"/>
      <w:marLeft w:val="0"/>
      <w:marRight w:val="0"/>
      <w:marTop w:val="0"/>
      <w:marBottom w:val="0"/>
      <w:divBdr>
        <w:top w:val="none" w:sz="0" w:space="0" w:color="auto"/>
        <w:left w:val="none" w:sz="0" w:space="0" w:color="auto"/>
        <w:bottom w:val="none" w:sz="0" w:space="0" w:color="auto"/>
        <w:right w:val="none" w:sz="0" w:space="0" w:color="auto"/>
      </w:divBdr>
    </w:div>
    <w:div w:id="38629297">
      <w:bodyDiv w:val="1"/>
      <w:marLeft w:val="0"/>
      <w:marRight w:val="0"/>
      <w:marTop w:val="0"/>
      <w:marBottom w:val="0"/>
      <w:divBdr>
        <w:top w:val="none" w:sz="0" w:space="0" w:color="auto"/>
        <w:left w:val="none" w:sz="0" w:space="0" w:color="auto"/>
        <w:bottom w:val="none" w:sz="0" w:space="0" w:color="auto"/>
        <w:right w:val="none" w:sz="0" w:space="0" w:color="auto"/>
      </w:divBdr>
    </w:div>
    <w:div w:id="84765590">
      <w:bodyDiv w:val="1"/>
      <w:marLeft w:val="0"/>
      <w:marRight w:val="0"/>
      <w:marTop w:val="0"/>
      <w:marBottom w:val="0"/>
      <w:divBdr>
        <w:top w:val="none" w:sz="0" w:space="0" w:color="auto"/>
        <w:left w:val="none" w:sz="0" w:space="0" w:color="auto"/>
        <w:bottom w:val="none" w:sz="0" w:space="0" w:color="auto"/>
        <w:right w:val="none" w:sz="0" w:space="0" w:color="auto"/>
      </w:divBdr>
    </w:div>
    <w:div w:id="93523758">
      <w:bodyDiv w:val="1"/>
      <w:marLeft w:val="0"/>
      <w:marRight w:val="0"/>
      <w:marTop w:val="0"/>
      <w:marBottom w:val="0"/>
      <w:divBdr>
        <w:top w:val="none" w:sz="0" w:space="0" w:color="auto"/>
        <w:left w:val="none" w:sz="0" w:space="0" w:color="auto"/>
        <w:bottom w:val="none" w:sz="0" w:space="0" w:color="auto"/>
        <w:right w:val="none" w:sz="0" w:space="0" w:color="auto"/>
      </w:divBdr>
    </w:div>
    <w:div w:id="98527639">
      <w:bodyDiv w:val="1"/>
      <w:marLeft w:val="0"/>
      <w:marRight w:val="0"/>
      <w:marTop w:val="0"/>
      <w:marBottom w:val="0"/>
      <w:divBdr>
        <w:top w:val="none" w:sz="0" w:space="0" w:color="auto"/>
        <w:left w:val="none" w:sz="0" w:space="0" w:color="auto"/>
        <w:bottom w:val="none" w:sz="0" w:space="0" w:color="auto"/>
        <w:right w:val="none" w:sz="0" w:space="0" w:color="auto"/>
      </w:divBdr>
    </w:div>
    <w:div w:id="100077026">
      <w:bodyDiv w:val="1"/>
      <w:marLeft w:val="0"/>
      <w:marRight w:val="0"/>
      <w:marTop w:val="0"/>
      <w:marBottom w:val="0"/>
      <w:divBdr>
        <w:top w:val="none" w:sz="0" w:space="0" w:color="auto"/>
        <w:left w:val="none" w:sz="0" w:space="0" w:color="auto"/>
        <w:bottom w:val="none" w:sz="0" w:space="0" w:color="auto"/>
        <w:right w:val="none" w:sz="0" w:space="0" w:color="auto"/>
      </w:divBdr>
    </w:div>
    <w:div w:id="104161601">
      <w:bodyDiv w:val="1"/>
      <w:marLeft w:val="0"/>
      <w:marRight w:val="0"/>
      <w:marTop w:val="0"/>
      <w:marBottom w:val="0"/>
      <w:divBdr>
        <w:top w:val="none" w:sz="0" w:space="0" w:color="auto"/>
        <w:left w:val="none" w:sz="0" w:space="0" w:color="auto"/>
        <w:bottom w:val="none" w:sz="0" w:space="0" w:color="auto"/>
        <w:right w:val="none" w:sz="0" w:space="0" w:color="auto"/>
      </w:divBdr>
    </w:div>
    <w:div w:id="126122335">
      <w:bodyDiv w:val="1"/>
      <w:marLeft w:val="0"/>
      <w:marRight w:val="0"/>
      <w:marTop w:val="0"/>
      <w:marBottom w:val="0"/>
      <w:divBdr>
        <w:top w:val="none" w:sz="0" w:space="0" w:color="auto"/>
        <w:left w:val="none" w:sz="0" w:space="0" w:color="auto"/>
        <w:bottom w:val="none" w:sz="0" w:space="0" w:color="auto"/>
        <w:right w:val="none" w:sz="0" w:space="0" w:color="auto"/>
      </w:divBdr>
    </w:div>
    <w:div w:id="135802664">
      <w:bodyDiv w:val="1"/>
      <w:marLeft w:val="0"/>
      <w:marRight w:val="0"/>
      <w:marTop w:val="0"/>
      <w:marBottom w:val="0"/>
      <w:divBdr>
        <w:top w:val="none" w:sz="0" w:space="0" w:color="auto"/>
        <w:left w:val="none" w:sz="0" w:space="0" w:color="auto"/>
        <w:bottom w:val="none" w:sz="0" w:space="0" w:color="auto"/>
        <w:right w:val="none" w:sz="0" w:space="0" w:color="auto"/>
      </w:divBdr>
    </w:div>
    <w:div w:id="136190827">
      <w:bodyDiv w:val="1"/>
      <w:marLeft w:val="0"/>
      <w:marRight w:val="0"/>
      <w:marTop w:val="0"/>
      <w:marBottom w:val="0"/>
      <w:divBdr>
        <w:top w:val="none" w:sz="0" w:space="0" w:color="auto"/>
        <w:left w:val="none" w:sz="0" w:space="0" w:color="auto"/>
        <w:bottom w:val="none" w:sz="0" w:space="0" w:color="auto"/>
        <w:right w:val="none" w:sz="0" w:space="0" w:color="auto"/>
      </w:divBdr>
    </w:div>
    <w:div w:id="144397537">
      <w:bodyDiv w:val="1"/>
      <w:marLeft w:val="0"/>
      <w:marRight w:val="0"/>
      <w:marTop w:val="0"/>
      <w:marBottom w:val="0"/>
      <w:divBdr>
        <w:top w:val="none" w:sz="0" w:space="0" w:color="auto"/>
        <w:left w:val="none" w:sz="0" w:space="0" w:color="auto"/>
        <w:bottom w:val="none" w:sz="0" w:space="0" w:color="auto"/>
        <w:right w:val="none" w:sz="0" w:space="0" w:color="auto"/>
      </w:divBdr>
    </w:div>
    <w:div w:id="147139739">
      <w:bodyDiv w:val="1"/>
      <w:marLeft w:val="0"/>
      <w:marRight w:val="0"/>
      <w:marTop w:val="0"/>
      <w:marBottom w:val="0"/>
      <w:divBdr>
        <w:top w:val="none" w:sz="0" w:space="0" w:color="auto"/>
        <w:left w:val="none" w:sz="0" w:space="0" w:color="auto"/>
        <w:bottom w:val="none" w:sz="0" w:space="0" w:color="auto"/>
        <w:right w:val="none" w:sz="0" w:space="0" w:color="auto"/>
      </w:divBdr>
    </w:div>
    <w:div w:id="186795902">
      <w:bodyDiv w:val="1"/>
      <w:marLeft w:val="0"/>
      <w:marRight w:val="0"/>
      <w:marTop w:val="0"/>
      <w:marBottom w:val="0"/>
      <w:divBdr>
        <w:top w:val="none" w:sz="0" w:space="0" w:color="auto"/>
        <w:left w:val="none" w:sz="0" w:space="0" w:color="auto"/>
        <w:bottom w:val="none" w:sz="0" w:space="0" w:color="auto"/>
        <w:right w:val="none" w:sz="0" w:space="0" w:color="auto"/>
      </w:divBdr>
    </w:div>
    <w:div w:id="219368614">
      <w:bodyDiv w:val="1"/>
      <w:marLeft w:val="0"/>
      <w:marRight w:val="0"/>
      <w:marTop w:val="0"/>
      <w:marBottom w:val="0"/>
      <w:divBdr>
        <w:top w:val="none" w:sz="0" w:space="0" w:color="auto"/>
        <w:left w:val="none" w:sz="0" w:space="0" w:color="auto"/>
        <w:bottom w:val="none" w:sz="0" w:space="0" w:color="auto"/>
        <w:right w:val="none" w:sz="0" w:space="0" w:color="auto"/>
      </w:divBdr>
    </w:div>
    <w:div w:id="231937386">
      <w:bodyDiv w:val="1"/>
      <w:marLeft w:val="0"/>
      <w:marRight w:val="0"/>
      <w:marTop w:val="0"/>
      <w:marBottom w:val="0"/>
      <w:divBdr>
        <w:top w:val="none" w:sz="0" w:space="0" w:color="auto"/>
        <w:left w:val="none" w:sz="0" w:space="0" w:color="auto"/>
        <w:bottom w:val="none" w:sz="0" w:space="0" w:color="auto"/>
        <w:right w:val="none" w:sz="0" w:space="0" w:color="auto"/>
      </w:divBdr>
    </w:div>
    <w:div w:id="233206769">
      <w:bodyDiv w:val="1"/>
      <w:marLeft w:val="0"/>
      <w:marRight w:val="0"/>
      <w:marTop w:val="0"/>
      <w:marBottom w:val="0"/>
      <w:divBdr>
        <w:top w:val="none" w:sz="0" w:space="0" w:color="auto"/>
        <w:left w:val="none" w:sz="0" w:space="0" w:color="auto"/>
        <w:bottom w:val="none" w:sz="0" w:space="0" w:color="auto"/>
        <w:right w:val="none" w:sz="0" w:space="0" w:color="auto"/>
      </w:divBdr>
    </w:div>
    <w:div w:id="253251757">
      <w:bodyDiv w:val="1"/>
      <w:marLeft w:val="0"/>
      <w:marRight w:val="0"/>
      <w:marTop w:val="0"/>
      <w:marBottom w:val="0"/>
      <w:divBdr>
        <w:top w:val="none" w:sz="0" w:space="0" w:color="auto"/>
        <w:left w:val="none" w:sz="0" w:space="0" w:color="auto"/>
        <w:bottom w:val="none" w:sz="0" w:space="0" w:color="auto"/>
        <w:right w:val="none" w:sz="0" w:space="0" w:color="auto"/>
      </w:divBdr>
    </w:div>
    <w:div w:id="289673407">
      <w:bodyDiv w:val="1"/>
      <w:marLeft w:val="0"/>
      <w:marRight w:val="0"/>
      <w:marTop w:val="0"/>
      <w:marBottom w:val="0"/>
      <w:divBdr>
        <w:top w:val="none" w:sz="0" w:space="0" w:color="auto"/>
        <w:left w:val="none" w:sz="0" w:space="0" w:color="auto"/>
        <w:bottom w:val="none" w:sz="0" w:space="0" w:color="auto"/>
        <w:right w:val="none" w:sz="0" w:space="0" w:color="auto"/>
      </w:divBdr>
    </w:div>
    <w:div w:id="295377065">
      <w:bodyDiv w:val="1"/>
      <w:marLeft w:val="0"/>
      <w:marRight w:val="0"/>
      <w:marTop w:val="0"/>
      <w:marBottom w:val="0"/>
      <w:divBdr>
        <w:top w:val="none" w:sz="0" w:space="0" w:color="auto"/>
        <w:left w:val="none" w:sz="0" w:space="0" w:color="auto"/>
        <w:bottom w:val="none" w:sz="0" w:space="0" w:color="auto"/>
        <w:right w:val="none" w:sz="0" w:space="0" w:color="auto"/>
      </w:divBdr>
    </w:div>
    <w:div w:id="296423059">
      <w:bodyDiv w:val="1"/>
      <w:marLeft w:val="0"/>
      <w:marRight w:val="0"/>
      <w:marTop w:val="0"/>
      <w:marBottom w:val="0"/>
      <w:divBdr>
        <w:top w:val="none" w:sz="0" w:space="0" w:color="auto"/>
        <w:left w:val="none" w:sz="0" w:space="0" w:color="auto"/>
        <w:bottom w:val="none" w:sz="0" w:space="0" w:color="auto"/>
        <w:right w:val="none" w:sz="0" w:space="0" w:color="auto"/>
      </w:divBdr>
    </w:div>
    <w:div w:id="300815791">
      <w:bodyDiv w:val="1"/>
      <w:marLeft w:val="0"/>
      <w:marRight w:val="0"/>
      <w:marTop w:val="0"/>
      <w:marBottom w:val="0"/>
      <w:divBdr>
        <w:top w:val="none" w:sz="0" w:space="0" w:color="auto"/>
        <w:left w:val="none" w:sz="0" w:space="0" w:color="auto"/>
        <w:bottom w:val="none" w:sz="0" w:space="0" w:color="auto"/>
        <w:right w:val="none" w:sz="0" w:space="0" w:color="auto"/>
      </w:divBdr>
    </w:div>
    <w:div w:id="315889117">
      <w:bodyDiv w:val="1"/>
      <w:marLeft w:val="0"/>
      <w:marRight w:val="0"/>
      <w:marTop w:val="0"/>
      <w:marBottom w:val="0"/>
      <w:divBdr>
        <w:top w:val="none" w:sz="0" w:space="0" w:color="auto"/>
        <w:left w:val="none" w:sz="0" w:space="0" w:color="auto"/>
        <w:bottom w:val="none" w:sz="0" w:space="0" w:color="auto"/>
        <w:right w:val="none" w:sz="0" w:space="0" w:color="auto"/>
      </w:divBdr>
    </w:div>
    <w:div w:id="321398893">
      <w:bodyDiv w:val="1"/>
      <w:marLeft w:val="0"/>
      <w:marRight w:val="0"/>
      <w:marTop w:val="0"/>
      <w:marBottom w:val="0"/>
      <w:divBdr>
        <w:top w:val="none" w:sz="0" w:space="0" w:color="auto"/>
        <w:left w:val="none" w:sz="0" w:space="0" w:color="auto"/>
        <w:bottom w:val="none" w:sz="0" w:space="0" w:color="auto"/>
        <w:right w:val="none" w:sz="0" w:space="0" w:color="auto"/>
      </w:divBdr>
    </w:div>
    <w:div w:id="321546643">
      <w:bodyDiv w:val="1"/>
      <w:marLeft w:val="0"/>
      <w:marRight w:val="0"/>
      <w:marTop w:val="0"/>
      <w:marBottom w:val="0"/>
      <w:divBdr>
        <w:top w:val="none" w:sz="0" w:space="0" w:color="auto"/>
        <w:left w:val="none" w:sz="0" w:space="0" w:color="auto"/>
        <w:bottom w:val="none" w:sz="0" w:space="0" w:color="auto"/>
        <w:right w:val="none" w:sz="0" w:space="0" w:color="auto"/>
      </w:divBdr>
    </w:div>
    <w:div w:id="357701104">
      <w:bodyDiv w:val="1"/>
      <w:marLeft w:val="0"/>
      <w:marRight w:val="0"/>
      <w:marTop w:val="0"/>
      <w:marBottom w:val="0"/>
      <w:divBdr>
        <w:top w:val="none" w:sz="0" w:space="0" w:color="auto"/>
        <w:left w:val="none" w:sz="0" w:space="0" w:color="auto"/>
        <w:bottom w:val="none" w:sz="0" w:space="0" w:color="auto"/>
        <w:right w:val="none" w:sz="0" w:space="0" w:color="auto"/>
      </w:divBdr>
    </w:div>
    <w:div w:id="365250626">
      <w:bodyDiv w:val="1"/>
      <w:marLeft w:val="0"/>
      <w:marRight w:val="0"/>
      <w:marTop w:val="0"/>
      <w:marBottom w:val="0"/>
      <w:divBdr>
        <w:top w:val="none" w:sz="0" w:space="0" w:color="auto"/>
        <w:left w:val="none" w:sz="0" w:space="0" w:color="auto"/>
        <w:bottom w:val="none" w:sz="0" w:space="0" w:color="auto"/>
        <w:right w:val="none" w:sz="0" w:space="0" w:color="auto"/>
      </w:divBdr>
    </w:div>
    <w:div w:id="379861036">
      <w:bodyDiv w:val="1"/>
      <w:marLeft w:val="0"/>
      <w:marRight w:val="0"/>
      <w:marTop w:val="0"/>
      <w:marBottom w:val="0"/>
      <w:divBdr>
        <w:top w:val="none" w:sz="0" w:space="0" w:color="auto"/>
        <w:left w:val="none" w:sz="0" w:space="0" w:color="auto"/>
        <w:bottom w:val="none" w:sz="0" w:space="0" w:color="auto"/>
        <w:right w:val="none" w:sz="0" w:space="0" w:color="auto"/>
      </w:divBdr>
    </w:div>
    <w:div w:id="411585733">
      <w:bodyDiv w:val="1"/>
      <w:marLeft w:val="0"/>
      <w:marRight w:val="0"/>
      <w:marTop w:val="0"/>
      <w:marBottom w:val="0"/>
      <w:divBdr>
        <w:top w:val="none" w:sz="0" w:space="0" w:color="auto"/>
        <w:left w:val="none" w:sz="0" w:space="0" w:color="auto"/>
        <w:bottom w:val="none" w:sz="0" w:space="0" w:color="auto"/>
        <w:right w:val="none" w:sz="0" w:space="0" w:color="auto"/>
      </w:divBdr>
    </w:div>
    <w:div w:id="413205531">
      <w:bodyDiv w:val="1"/>
      <w:marLeft w:val="0"/>
      <w:marRight w:val="0"/>
      <w:marTop w:val="0"/>
      <w:marBottom w:val="0"/>
      <w:divBdr>
        <w:top w:val="none" w:sz="0" w:space="0" w:color="auto"/>
        <w:left w:val="none" w:sz="0" w:space="0" w:color="auto"/>
        <w:bottom w:val="none" w:sz="0" w:space="0" w:color="auto"/>
        <w:right w:val="none" w:sz="0" w:space="0" w:color="auto"/>
      </w:divBdr>
    </w:div>
    <w:div w:id="414321931">
      <w:bodyDiv w:val="1"/>
      <w:marLeft w:val="0"/>
      <w:marRight w:val="0"/>
      <w:marTop w:val="0"/>
      <w:marBottom w:val="0"/>
      <w:divBdr>
        <w:top w:val="none" w:sz="0" w:space="0" w:color="auto"/>
        <w:left w:val="none" w:sz="0" w:space="0" w:color="auto"/>
        <w:bottom w:val="none" w:sz="0" w:space="0" w:color="auto"/>
        <w:right w:val="none" w:sz="0" w:space="0" w:color="auto"/>
      </w:divBdr>
    </w:div>
    <w:div w:id="430392905">
      <w:bodyDiv w:val="1"/>
      <w:marLeft w:val="0"/>
      <w:marRight w:val="0"/>
      <w:marTop w:val="0"/>
      <w:marBottom w:val="0"/>
      <w:divBdr>
        <w:top w:val="none" w:sz="0" w:space="0" w:color="auto"/>
        <w:left w:val="none" w:sz="0" w:space="0" w:color="auto"/>
        <w:bottom w:val="none" w:sz="0" w:space="0" w:color="auto"/>
        <w:right w:val="none" w:sz="0" w:space="0" w:color="auto"/>
      </w:divBdr>
    </w:div>
    <w:div w:id="433405872">
      <w:bodyDiv w:val="1"/>
      <w:marLeft w:val="0"/>
      <w:marRight w:val="0"/>
      <w:marTop w:val="0"/>
      <w:marBottom w:val="0"/>
      <w:divBdr>
        <w:top w:val="none" w:sz="0" w:space="0" w:color="auto"/>
        <w:left w:val="none" w:sz="0" w:space="0" w:color="auto"/>
        <w:bottom w:val="none" w:sz="0" w:space="0" w:color="auto"/>
        <w:right w:val="none" w:sz="0" w:space="0" w:color="auto"/>
      </w:divBdr>
    </w:div>
    <w:div w:id="446120030">
      <w:bodyDiv w:val="1"/>
      <w:marLeft w:val="0"/>
      <w:marRight w:val="0"/>
      <w:marTop w:val="0"/>
      <w:marBottom w:val="0"/>
      <w:divBdr>
        <w:top w:val="none" w:sz="0" w:space="0" w:color="auto"/>
        <w:left w:val="none" w:sz="0" w:space="0" w:color="auto"/>
        <w:bottom w:val="none" w:sz="0" w:space="0" w:color="auto"/>
        <w:right w:val="none" w:sz="0" w:space="0" w:color="auto"/>
      </w:divBdr>
    </w:div>
    <w:div w:id="456991367">
      <w:bodyDiv w:val="1"/>
      <w:marLeft w:val="0"/>
      <w:marRight w:val="0"/>
      <w:marTop w:val="0"/>
      <w:marBottom w:val="0"/>
      <w:divBdr>
        <w:top w:val="none" w:sz="0" w:space="0" w:color="auto"/>
        <w:left w:val="none" w:sz="0" w:space="0" w:color="auto"/>
        <w:bottom w:val="none" w:sz="0" w:space="0" w:color="auto"/>
        <w:right w:val="none" w:sz="0" w:space="0" w:color="auto"/>
      </w:divBdr>
    </w:div>
    <w:div w:id="466968444">
      <w:bodyDiv w:val="1"/>
      <w:marLeft w:val="0"/>
      <w:marRight w:val="0"/>
      <w:marTop w:val="0"/>
      <w:marBottom w:val="0"/>
      <w:divBdr>
        <w:top w:val="none" w:sz="0" w:space="0" w:color="auto"/>
        <w:left w:val="none" w:sz="0" w:space="0" w:color="auto"/>
        <w:bottom w:val="none" w:sz="0" w:space="0" w:color="auto"/>
        <w:right w:val="none" w:sz="0" w:space="0" w:color="auto"/>
      </w:divBdr>
    </w:div>
    <w:div w:id="480081771">
      <w:bodyDiv w:val="1"/>
      <w:marLeft w:val="0"/>
      <w:marRight w:val="0"/>
      <w:marTop w:val="0"/>
      <w:marBottom w:val="0"/>
      <w:divBdr>
        <w:top w:val="none" w:sz="0" w:space="0" w:color="auto"/>
        <w:left w:val="none" w:sz="0" w:space="0" w:color="auto"/>
        <w:bottom w:val="none" w:sz="0" w:space="0" w:color="auto"/>
        <w:right w:val="none" w:sz="0" w:space="0" w:color="auto"/>
      </w:divBdr>
    </w:div>
    <w:div w:id="496265114">
      <w:bodyDiv w:val="1"/>
      <w:marLeft w:val="0"/>
      <w:marRight w:val="0"/>
      <w:marTop w:val="0"/>
      <w:marBottom w:val="0"/>
      <w:divBdr>
        <w:top w:val="none" w:sz="0" w:space="0" w:color="auto"/>
        <w:left w:val="none" w:sz="0" w:space="0" w:color="auto"/>
        <w:bottom w:val="none" w:sz="0" w:space="0" w:color="auto"/>
        <w:right w:val="none" w:sz="0" w:space="0" w:color="auto"/>
      </w:divBdr>
    </w:div>
    <w:div w:id="534468594">
      <w:bodyDiv w:val="1"/>
      <w:marLeft w:val="0"/>
      <w:marRight w:val="0"/>
      <w:marTop w:val="0"/>
      <w:marBottom w:val="0"/>
      <w:divBdr>
        <w:top w:val="none" w:sz="0" w:space="0" w:color="auto"/>
        <w:left w:val="none" w:sz="0" w:space="0" w:color="auto"/>
        <w:bottom w:val="none" w:sz="0" w:space="0" w:color="auto"/>
        <w:right w:val="none" w:sz="0" w:space="0" w:color="auto"/>
      </w:divBdr>
    </w:div>
    <w:div w:id="547641723">
      <w:bodyDiv w:val="1"/>
      <w:marLeft w:val="0"/>
      <w:marRight w:val="0"/>
      <w:marTop w:val="0"/>
      <w:marBottom w:val="0"/>
      <w:divBdr>
        <w:top w:val="none" w:sz="0" w:space="0" w:color="auto"/>
        <w:left w:val="none" w:sz="0" w:space="0" w:color="auto"/>
        <w:bottom w:val="none" w:sz="0" w:space="0" w:color="auto"/>
        <w:right w:val="none" w:sz="0" w:space="0" w:color="auto"/>
      </w:divBdr>
    </w:div>
    <w:div w:id="578487239">
      <w:bodyDiv w:val="1"/>
      <w:marLeft w:val="0"/>
      <w:marRight w:val="0"/>
      <w:marTop w:val="0"/>
      <w:marBottom w:val="0"/>
      <w:divBdr>
        <w:top w:val="none" w:sz="0" w:space="0" w:color="auto"/>
        <w:left w:val="none" w:sz="0" w:space="0" w:color="auto"/>
        <w:bottom w:val="none" w:sz="0" w:space="0" w:color="auto"/>
        <w:right w:val="none" w:sz="0" w:space="0" w:color="auto"/>
      </w:divBdr>
    </w:div>
    <w:div w:id="586840822">
      <w:bodyDiv w:val="1"/>
      <w:marLeft w:val="0"/>
      <w:marRight w:val="0"/>
      <w:marTop w:val="0"/>
      <w:marBottom w:val="0"/>
      <w:divBdr>
        <w:top w:val="none" w:sz="0" w:space="0" w:color="auto"/>
        <w:left w:val="none" w:sz="0" w:space="0" w:color="auto"/>
        <w:bottom w:val="none" w:sz="0" w:space="0" w:color="auto"/>
        <w:right w:val="none" w:sz="0" w:space="0" w:color="auto"/>
      </w:divBdr>
    </w:div>
    <w:div w:id="601960553">
      <w:bodyDiv w:val="1"/>
      <w:marLeft w:val="0"/>
      <w:marRight w:val="0"/>
      <w:marTop w:val="0"/>
      <w:marBottom w:val="0"/>
      <w:divBdr>
        <w:top w:val="none" w:sz="0" w:space="0" w:color="auto"/>
        <w:left w:val="none" w:sz="0" w:space="0" w:color="auto"/>
        <w:bottom w:val="none" w:sz="0" w:space="0" w:color="auto"/>
        <w:right w:val="none" w:sz="0" w:space="0" w:color="auto"/>
      </w:divBdr>
    </w:div>
    <w:div w:id="620962170">
      <w:bodyDiv w:val="1"/>
      <w:marLeft w:val="0"/>
      <w:marRight w:val="0"/>
      <w:marTop w:val="0"/>
      <w:marBottom w:val="0"/>
      <w:divBdr>
        <w:top w:val="none" w:sz="0" w:space="0" w:color="auto"/>
        <w:left w:val="none" w:sz="0" w:space="0" w:color="auto"/>
        <w:bottom w:val="none" w:sz="0" w:space="0" w:color="auto"/>
        <w:right w:val="none" w:sz="0" w:space="0" w:color="auto"/>
      </w:divBdr>
    </w:div>
    <w:div w:id="635768449">
      <w:bodyDiv w:val="1"/>
      <w:marLeft w:val="0"/>
      <w:marRight w:val="0"/>
      <w:marTop w:val="0"/>
      <w:marBottom w:val="0"/>
      <w:divBdr>
        <w:top w:val="none" w:sz="0" w:space="0" w:color="auto"/>
        <w:left w:val="none" w:sz="0" w:space="0" w:color="auto"/>
        <w:bottom w:val="none" w:sz="0" w:space="0" w:color="auto"/>
        <w:right w:val="none" w:sz="0" w:space="0" w:color="auto"/>
      </w:divBdr>
    </w:div>
    <w:div w:id="646936585">
      <w:bodyDiv w:val="1"/>
      <w:marLeft w:val="0"/>
      <w:marRight w:val="0"/>
      <w:marTop w:val="0"/>
      <w:marBottom w:val="0"/>
      <w:divBdr>
        <w:top w:val="none" w:sz="0" w:space="0" w:color="auto"/>
        <w:left w:val="none" w:sz="0" w:space="0" w:color="auto"/>
        <w:bottom w:val="none" w:sz="0" w:space="0" w:color="auto"/>
        <w:right w:val="none" w:sz="0" w:space="0" w:color="auto"/>
      </w:divBdr>
    </w:div>
    <w:div w:id="650251195">
      <w:bodyDiv w:val="1"/>
      <w:marLeft w:val="0"/>
      <w:marRight w:val="0"/>
      <w:marTop w:val="0"/>
      <w:marBottom w:val="0"/>
      <w:divBdr>
        <w:top w:val="none" w:sz="0" w:space="0" w:color="auto"/>
        <w:left w:val="none" w:sz="0" w:space="0" w:color="auto"/>
        <w:bottom w:val="none" w:sz="0" w:space="0" w:color="auto"/>
        <w:right w:val="none" w:sz="0" w:space="0" w:color="auto"/>
      </w:divBdr>
    </w:div>
    <w:div w:id="655300490">
      <w:bodyDiv w:val="1"/>
      <w:marLeft w:val="0"/>
      <w:marRight w:val="0"/>
      <w:marTop w:val="0"/>
      <w:marBottom w:val="0"/>
      <w:divBdr>
        <w:top w:val="none" w:sz="0" w:space="0" w:color="auto"/>
        <w:left w:val="none" w:sz="0" w:space="0" w:color="auto"/>
        <w:bottom w:val="none" w:sz="0" w:space="0" w:color="auto"/>
        <w:right w:val="none" w:sz="0" w:space="0" w:color="auto"/>
      </w:divBdr>
    </w:div>
    <w:div w:id="670915294">
      <w:bodyDiv w:val="1"/>
      <w:marLeft w:val="0"/>
      <w:marRight w:val="0"/>
      <w:marTop w:val="0"/>
      <w:marBottom w:val="0"/>
      <w:divBdr>
        <w:top w:val="none" w:sz="0" w:space="0" w:color="auto"/>
        <w:left w:val="none" w:sz="0" w:space="0" w:color="auto"/>
        <w:bottom w:val="none" w:sz="0" w:space="0" w:color="auto"/>
        <w:right w:val="none" w:sz="0" w:space="0" w:color="auto"/>
      </w:divBdr>
    </w:div>
    <w:div w:id="689602089">
      <w:bodyDiv w:val="1"/>
      <w:marLeft w:val="0"/>
      <w:marRight w:val="0"/>
      <w:marTop w:val="0"/>
      <w:marBottom w:val="0"/>
      <w:divBdr>
        <w:top w:val="none" w:sz="0" w:space="0" w:color="auto"/>
        <w:left w:val="none" w:sz="0" w:space="0" w:color="auto"/>
        <w:bottom w:val="none" w:sz="0" w:space="0" w:color="auto"/>
        <w:right w:val="none" w:sz="0" w:space="0" w:color="auto"/>
      </w:divBdr>
    </w:div>
    <w:div w:id="709110264">
      <w:bodyDiv w:val="1"/>
      <w:marLeft w:val="0"/>
      <w:marRight w:val="0"/>
      <w:marTop w:val="0"/>
      <w:marBottom w:val="0"/>
      <w:divBdr>
        <w:top w:val="none" w:sz="0" w:space="0" w:color="auto"/>
        <w:left w:val="none" w:sz="0" w:space="0" w:color="auto"/>
        <w:bottom w:val="none" w:sz="0" w:space="0" w:color="auto"/>
        <w:right w:val="none" w:sz="0" w:space="0" w:color="auto"/>
      </w:divBdr>
    </w:div>
    <w:div w:id="723792757">
      <w:bodyDiv w:val="1"/>
      <w:marLeft w:val="0"/>
      <w:marRight w:val="0"/>
      <w:marTop w:val="0"/>
      <w:marBottom w:val="0"/>
      <w:divBdr>
        <w:top w:val="none" w:sz="0" w:space="0" w:color="auto"/>
        <w:left w:val="none" w:sz="0" w:space="0" w:color="auto"/>
        <w:bottom w:val="none" w:sz="0" w:space="0" w:color="auto"/>
        <w:right w:val="none" w:sz="0" w:space="0" w:color="auto"/>
      </w:divBdr>
    </w:div>
    <w:div w:id="727071862">
      <w:bodyDiv w:val="1"/>
      <w:marLeft w:val="0"/>
      <w:marRight w:val="0"/>
      <w:marTop w:val="0"/>
      <w:marBottom w:val="0"/>
      <w:divBdr>
        <w:top w:val="none" w:sz="0" w:space="0" w:color="auto"/>
        <w:left w:val="none" w:sz="0" w:space="0" w:color="auto"/>
        <w:bottom w:val="none" w:sz="0" w:space="0" w:color="auto"/>
        <w:right w:val="none" w:sz="0" w:space="0" w:color="auto"/>
      </w:divBdr>
    </w:div>
    <w:div w:id="748387523">
      <w:bodyDiv w:val="1"/>
      <w:marLeft w:val="0"/>
      <w:marRight w:val="0"/>
      <w:marTop w:val="0"/>
      <w:marBottom w:val="0"/>
      <w:divBdr>
        <w:top w:val="none" w:sz="0" w:space="0" w:color="auto"/>
        <w:left w:val="none" w:sz="0" w:space="0" w:color="auto"/>
        <w:bottom w:val="none" w:sz="0" w:space="0" w:color="auto"/>
        <w:right w:val="none" w:sz="0" w:space="0" w:color="auto"/>
      </w:divBdr>
    </w:div>
    <w:div w:id="750005477">
      <w:bodyDiv w:val="1"/>
      <w:marLeft w:val="0"/>
      <w:marRight w:val="0"/>
      <w:marTop w:val="0"/>
      <w:marBottom w:val="0"/>
      <w:divBdr>
        <w:top w:val="none" w:sz="0" w:space="0" w:color="auto"/>
        <w:left w:val="none" w:sz="0" w:space="0" w:color="auto"/>
        <w:bottom w:val="none" w:sz="0" w:space="0" w:color="auto"/>
        <w:right w:val="none" w:sz="0" w:space="0" w:color="auto"/>
      </w:divBdr>
    </w:div>
    <w:div w:id="751002117">
      <w:bodyDiv w:val="1"/>
      <w:marLeft w:val="0"/>
      <w:marRight w:val="0"/>
      <w:marTop w:val="0"/>
      <w:marBottom w:val="0"/>
      <w:divBdr>
        <w:top w:val="none" w:sz="0" w:space="0" w:color="auto"/>
        <w:left w:val="none" w:sz="0" w:space="0" w:color="auto"/>
        <w:bottom w:val="none" w:sz="0" w:space="0" w:color="auto"/>
        <w:right w:val="none" w:sz="0" w:space="0" w:color="auto"/>
      </w:divBdr>
    </w:div>
    <w:div w:id="765926489">
      <w:bodyDiv w:val="1"/>
      <w:marLeft w:val="0"/>
      <w:marRight w:val="0"/>
      <w:marTop w:val="0"/>
      <w:marBottom w:val="0"/>
      <w:divBdr>
        <w:top w:val="none" w:sz="0" w:space="0" w:color="auto"/>
        <w:left w:val="none" w:sz="0" w:space="0" w:color="auto"/>
        <w:bottom w:val="none" w:sz="0" w:space="0" w:color="auto"/>
        <w:right w:val="none" w:sz="0" w:space="0" w:color="auto"/>
      </w:divBdr>
    </w:div>
    <w:div w:id="787360901">
      <w:bodyDiv w:val="1"/>
      <w:marLeft w:val="0"/>
      <w:marRight w:val="0"/>
      <w:marTop w:val="0"/>
      <w:marBottom w:val="0"/>
      <w:divBdr>
        <w:top w:val="none" w:sz="0" w:space="0" w:color="auto"/>
        <w:left w:val="none" w:sz="0" w:space="0" w:color="auto"/>
        <w:bottom w:val="none" w:sz="0" w:space="0" w:color="auto"/>
        <w:right w:val="none" w:sz="0" w:space="0" w:color="auto"/>
      </w:divBdr>
    </w:div>
    <w:div w:id="791677603">
      <w:bodyDiv w:val="1"/>
      <w:marLeft w:val="0"/>
      <w:marRight w:val="0"/>
      <w:marTop w:val="0"/>
      <w:marBottom w:val="0"/>
      <w:divBdr>
        <w:top w:val="none" w:sz="0" w:space="0" w:color="auto"/>
        <w:left w:val="none" w:sz="0" w:space="0" w:color="auto"/>
        <w:bottom w:val="none" w:sz="0" w:space="0" w:color="auto"/>
        <w:right w:val="none" w:sz="0" w:space="0" w:color="auto"/>
      </w:divBdr>
    </w:div>
    <w:div w:id="800151967">
      <w:bodyDiv w:val="1"/>
      <w:marLeft w:val="0"/>
      <w:marRight w:val="0"/>
      <w:marTop w:val="0"/>
      <w:marBottom w:val="0"/>
      <w:divBdr>
        <w:top w:val="none" w:sz="0" w:space="0" w:color="auto"/>
        <w:left w:val="none" w:sz="0" w:space="0" w:color="auto"/>
        <w:bottom w:val="none" w:sz="0" w:space="0" w:color="auto"/>
        <w:right w:val="none" w:sz="0" w:space="0" w:color="auto"/>
      </w:divBdr>
    </w:div>
    <w:div w:id="818693757">
      <w:bodyDiv w:val="1"/>
      <w:marLeft w:val="0"/>
      <w:marRight w:val="0"/>
      <w:marTop w:val="0"/>
      <w:marBottom w:val="0"/>
      <w:divBdr>
        <w:top w:val="none" w:sz="0" w:space="0" w:color="auto"/>
        <w:left w:val="none" w:sz="0" w:space="0" w:color="auto"/>
        <w:bottom w:val="none" w:sz="0" w:space="0" w:color="auto"/>
        <w:right w:val="none" w:sz="0" w:space="0" w:color="auto"/>
      </w:divBdr>
      <w:divsChild>
        <w:div w:id="314916329">
          <w:marLeft w:val="0"/>
          <w:marRight w:val="0"/>
          <w:marTop w:val="0"/>
          <w:marBottom w:val="0"/>
          <w:divBdr>
            <w:top w:val="none" w:sz="0" w:space="0" w:color="auto"/>
            <w:left w:val="none" w:sz="0" w:space="0" w:color="auto"/>
            <w:bottom w:val="none" w:sz="0" w:space="0" w:color="auto"/>
            <w:right w:val="none" w:sz="0" w:space="0" w:color="auto"/>
          </w:divBdr>
          <w:divsChild>
            <w:div w:id="878275315">
              <w:marLeft w:val="0"/>
              <w:marRight w:val="0"/>
              <w:marTop w:val="0"/>
              <w:marBottom w:val="0"/>
              <w:divBdr>
                <w:top w:val="none" w:sz="0" w:space="0" w:color="auto"/>
                <w:left w:val="none" w:sz="0" w:space="0" w:color="auto"/>
                <w:bottom w:val="none" w:sz="0" w:space="0" w:color="auto"/>
                <w:right w:val="none" w:sz="0" w:space="0" w:color="auto"/>
              </w:divBdr>
              <w:divsChild>
                <w:div w:id="713962191">
                  <w:marLeft w:val="0"/>
                  <w:marRight w:val="0"/>
                  <w:marTop w:val="0"/>
                  <w:marBottom w:val="0"/>
                  <w:divBdr>
                    <w:top w:val="none" w:sz="0" w:space="0" w:color="auto"/>
                    <w:left w:val="none" w:sz="0" w:space="0" w:color="auto"/>
                    <w:bottom w:val="none" w:sz="0" w:space="0" w:color="auto"/>
                    <w:right w:val="none" w:sz="0" w:space="0" w:color="auto"/>
                  </w:divBdr>
                  <w:divsChild>
                    <w:div w:id="177279045">
                      <w:marLeft w:val="0"/>
                      <w:marRight w:val="0"/>
                      <w:marTop w:val="0"/>
                      <w:marBottom w:val="0"/>
                      <w:divBdr>
                        <w:top w:val="none" w:sz="0" w:space="0" w:color="auto"/>
                        <w:left w:val="none" w:sz="0" w:space="0" w:color="auto"/>
                        <w:bottom w:val="none" w:sz="0" w:space="0" w:color="auto"/>
                        <w:right w:val="none" w:sz="0" w:space="0" w:color="auto"/>
                      </w:divBdr>
                      <w:divsChild>
                        <w:div w:id="890459536">
                          <w:marLeft w:val="0"/>
                          <w:marRight w:val="0"/>
                          <w:marTop w:val="0"/>
                          <w:marBottom w:val="600"/>
                          <w:divBdr>
                            <w:top w:val="none" w:sz="0" w:space="0" w:color="auto"/>
                            <w:left w:val="none" w:sz="0" w:space="0" w:color="auto"/>
                            <w:bottom w:val="none" w:sz="0" w:space="0" w:color="auto"/>
                            <w:right w:val="none" w:sz="0" w:space="0" w:color="auto"/>
                          </w:divBdr>
                          <w:divsChild>
                            <w:div w:id="836651021">
                              <w:marLeft w:val="0"/>
                              <w:marRight w:val="0"/>
                              <w:marTop w:val="0"/>
                              <w:marBottom w:val="0"/>
                              <w:divBdr>
                                <w:top w:val="none" w:sz="0" w:space="0" w:color="auto"/>
                                <w:left w:val="none" w:sz="0" w:space="0" w:color="auto"/>
                                <w:bottom w:val="none" w:sz="0" w:space="0" w:color="auto"/>
                                <w:right w:val="none" w:sz="0" w:space="0" w:color="auto"/>
                              </w:divBdr>
                              <w:divsChild>
                                <w:div w:id="390543745">
                                  <w:marLeft w:val="0"/>
                                  <w:marRight w:val="0"/>
                                  <w:marTop w:val="0"/>
                                  <w:marBottom w:val="0"/>
                                  <w:divBdr>
                                    <w:top w:val="none" w:sz="0" w:space="0" w:color="auto"/>
                                    <w:left w:val="none" w:sz="0" w:space="0" w:color="auto"/>
                                    <w:bottom w:val="none" w:sz="0" w:space="0" w:color="auto"/>
                                    <w:right w:val="none" w:sz="0" w:space="0" w:color="auto"/>
                                  </w:divBdr>
                                  <w:divsChild>
                                    <w:div w:id="1799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069558">
      <w:bodyDiv w:val="1"/>
      <w:marLeft w:val="0"/>
      <w:marRight w:val="0"/>
      <w:marTop w:val="0"/>
      <w:marBottom w:val="0"/>
      <w:divBdr>
        <w:top w:val="none" w:sz="0" w:space="0" w:color="auto"/>
        <w:left w:val="none" w:sz="0" w:space="0" w:color="auto"/>
        <w:bottom w:val="none" w:sz="0" w:space="0" w:color="auto"/>
        <w:right w:val="none" w:sz="0" w:space="0" w:color="auto"/>
      </w:divBdr>
    </w:div>
    <w:div w:id="851725579">
      <w:bodyDiv w:val="1"/>
      <w:marLeft w:val="0"/>
      <w:marRight w:val="0"/>
      <w:marTop w:val="0"/>
      <w:marBottom w:val="0"/>
      <w:divBdr>
        <w:top w:val="none" w:sz="0" w:space="0" w:color="auto"/>
        <w:left w:val="none" w:sz="0" w:space="0" w:color="auto"/>
        <w:bottom w:val="none" w:sz="0" w:space="0" w:color="auto"/>
        <w:right w:val="none" w:sz="0" w:space="0" w:color="auto"/>
      </w:divBdr>
    </w:div>
    <w:div w:id="866136642">
      <w:bodyDiv w:val="1"/>
      <w:marLeft w:val="0"/>
      <w:marRight w:val="0"/>
      <w:marTop w:val="0"/>
      <w:marBottom w:val="0"/>
      <w:divBdr>
        <w:top w:val="none" w:sz="0" w:space="0" w:color="auto"/>
        <w:left w:val="none" w:sz="0" w:space="0" w:color="auto"/>
        <w:bottom w:val="none" w:sz="0" w:space="0" w:color="auto"/>
        <w:right w:val="none" w:sz="0" w:space="0" w:color="auto"/>
      </w:divBdr>
    </w:div>
    <w:div w:id="892424930">
      <w:bodyDiv w:val="1"/>
      <w:marLeft w:val="0"/>
      <w:marRight w:val="0"/>
      <w:marTop w:val="0"/>
      <w:marBottom w:val="0"/>
      <w:divBdr>
        <w:top w:val="none" w:sz="0" w:space="0" w:color="auto"/>
        <w:left w:val="none" w:sz="0" w:space="0" w:color="auto"/>
        <w:bottom w:val="none" w:sz="0" w:space="0" w:color="auto"/>
        <w:right w:val="none" w:sz="0" w:space="0" w:color="auto"/>
      </w:divBdr>
    </w:div>
    <w:div w:id="916012622">
      <w:bodyDiv w:val="1"/>
      <w:marLeft w:val="0"/>
      <w:marRight w:val="0"/>
      <w:marTop w:val="0"/>
      <w:marBottom w:val="0"/>
      <w:divBdr>
        <w:top w:val="none" w:sz="0" w:space="0" w:color="auto"/>
        <w:left w:val="none" w:sz="0" w:space="0" w:color="auto"/>
        <w:bottom w:val="none" w:sz="0" w:space="0" w:color="auto"/>
        <w:right w:val="none" w:sz="0" w:space="0" w:color="auto"/>
      </w:divBdr>
    </w:div>
    <w:div w:id="917707939">
      <w:bodyDiv w:val="1"/>
      <w:marLeft w:val="0"/>
      <w:marRight w:val="0"/>
      <w:marTop w:val="0"/>
      <w:marBottom w:val="0"/>
      <w:divBdr>
        <w:top w:val="none" w:sz="0" w:space="0" w:color="auto"/>
        <w:left w:val="none" w:sz="0" w:space="0" w:color="auto"/>
        <w:bottom w:val="none" w:sz="0" w:space="0" w:color="auto"/>
        <w:right w:val="none" w:sz="0" w:space="0" w:color="auto"/>
      </w:divBdr>
    </w:div>
    <w:div w:id="932133198">
      <w:bodyDiv w:val="1"/>
      <w:marLeft w:val="0"/>
      <w:marRight w:val="0"/>
      <w:marTop w:val="0"/>
      <w:marBottom w:val="0"/>
      <w:divBdr>
        <w:top w:val="none" w:sz="0" w:space="0" w:color="auto"/>
        <w:left w:val="none" w:sz="0" w:space="0" w:color="auto"/>
        <w:bottom w:val="none" w:sz="0" w:space="0" w:color="auto"/>
        <w:right w:val="none" w:sz="0" w:space="0" w:color="auto"/>
      </w:divBdr>
    </w:div>
    <w:div w:id="936789963">
      <w:bodyDiv w:val="1"/>
      <w:marLeft w:val="0"/>
      <w:marRight w:val="0"/>
      <w:marTop w:val="0"/>
      <w:marBottom w:val="0"/>
      <w:divBdr>
        <w:top w:val="none" w:sz="0" w:space="0" w:color="auto"/>
        <w:left w:val="none" w:sz="0" w:space="0" w:color="auto"/>
        <w:bottom w:val="none" w:sz="0" w:space="0" w:color="auto"/>
        <w:right w:val="none" w:sz="0" w:space="0" w:color="auto"/>
      </w:divBdr>
    </w:div>
    <w:div w:id="954871645">
      <w:bodyDiv w:val="1"/>
      <w:marLeft w:val="0"/>
      <w:marRight w:val="0"/>
      <w:marTop w:val="0"/>
      <w:marBottom w:val="0"/>
      <w:divBdr>
        <w:top w:val="none" w:sz="0" w:space="0" w:color="auto"/>
        <w:left w:val="none" w:sz="0" w:space="0" w:color="auto"/>
        <w:bottom w:val="none" w:sz="0" w:space="0" w:color="auto"/>
        <w:right w:val="none" w:sz="0" w:space="0" w:color="auto"/>
      </w:divBdr>
    </w:div>
    <w:div w:id="996569008">
      <w:bodyDiv w:val="1"/>
      <w:marLeft w:val="0"/>
      <w:marRight w:val="0"/>
      <w:marTop w:val="0"/>
      <w:marBottom w:val="0"/>
      <w:divBdr>
        <w:top w:val="none" w:sz="0" w:space="0" w:color="auto"/>
        <w:left w:val="none" w:sz="0" w:space="0" w:color="auto"/>
        <w:bottom w:val="none" w:sz="0" w:space="0" w:color="auto"/>
        <w:right w:val="none" w:sz="0" w:space="0" w:color="auto"/>
      </w:divBdr>
    </w:div>
    <w:div w:id="1010180095">
      <w:bodyDiv w:val="1"/>
      <w:marLeft w:val="0"/>
      <w:marRight w:val="0"/>
      <w:marTop w:val="0"/>
      <w:marBottom w:val="0"/>
      <w:divBdr>
        <w:top w:val="none" w:sz="0" w:space="0" w:color="auto"/>
        <w:left w:val="none" w:sz="0" w:space="0" w:color="auto"/>
        <w:bottom w:val="none" w:sz="0" w:space="0" w:color="auto"/>
        <w:right w:val="none" w:sz="0" w:space="0" w:color="auto"/>
      </w:divBdr>
    </w:div>
    <w:div w:id="1012759734">
      <w:bodyDiv w:val="1"/>
      <w:marLeft w:val="0"/>
      <w:marRight w:val="0"/>
      <w:marTop w:val="0"/>
      <w:marBottom w:val="0"/>
      <w:divBdr>
        <w:top w:val="none" w:sz="0" w:space="0" w:color="auto"/>
        <w:left w:val="none" w:sz="0" w:space="0" w:color="auto"/>
        <w:bottom w:val="none" w:sz="0" w:space="0" w:color="auto"/>
        <w:right w:val="none" w:sz="0" w:space="0" w:color="auto"/>
      </w:divBdr>
    </w:div>
    <w:div w:id="1014377290">
      <w:bodyDiv w:val="1"/>
      <w:marLeft w:val="0"/>
      <w:marRight w:val="0"/>
      <w:marTop w:val="0"/>
      <w:marBottom w:val="0"/>
      <w:divBdr>
        <w:top w:val="none" w:sz="0" w:space="0" w:color="auto"/>
        <w:left w:val="none" w:sz="0" w:space="0" w:color="auto"/>
        <w:bottom w:val="none" w:sz="0" w:space="0" w:color="auto"/>
        <w:right w:val="none" w:sz="0" w:space="0" w:color="auto"/>
      </w:divBdr>
    </w:div>
    <w:div w:id="1016463673">
      <w:bodyDiv w:val="1"/>
      <w:marLeft w:val="0"/>
      <w:marRight w:val="0"/>
      <w:marTop w:val="0"/>
      <w:marBottom w:val="0"/>
      <w:divBdr>
        <w:top w:val="none" w:sz="0" w:space="0" w:color="auto"/>
        <w:left w:val="none" w:sz="0" w:space="0" w:color="auto"/>
        <w:bottom w:val="none" w:sz="0" w:space="0" w:color="auto"/>
        <w:right w:val="none" w:sz="0" w:space="0" w:color="auto"/>
      </w:divBdr>
    </w:div>
    <w:div w:id="1073040404">
      <w:bodyDiv w:val="1"/>
      <w:marLeft w:val="0"/>
      <w:marRight w:val="0"/>
      <w:marTop w:val="0"/>
      <w:marBottom w:val="0"/>
      <w:divBdr>
        <w:top w:val="none" w:sz="0" w:space="0" w:color="auto"/>
        <w:left w:val="none" w:sz="0" w:space="0" w:color="auto"/>
        <w:bottom w:val="none" w:sz="0" w:space="0" w:color="auto"/>
        <w:right w:val="none" w:sz="0" w:space="0" w:color="auto"/>
      </w:divBdr>
    </w:div>
    <w:div w:id="1081413227">
      <w:bodyDiv w:val="1"/>
      <w:marLeft w:val="0"/>
      <w:marRight w:val="0"/>
      <w:marTop w:val="0"/>
      <w:marBottom w:val="0"/>
      <w:divBdr>
        <w:top w:val="none" w:sz="0" w:space="0" w:color="auto"/>
        <w:left w:val="none" w:sz="0" w:space="0" w:color="auto"/>
        <w:bottom w:val="none" w:sz="0" w:space="0" w:color="auto"/>
        <w:right w:val="none" w:sz="0" w:space="0" w:color="auto"/>
      </w:divBdr>
    </w:div>
    <w:div w:id="1081826865">
      <w:bodyDiv w:val="1"/>
      <w:marLeft w:val="0"/>
      <w:marRight w:val="0"/>
      <w:marTop w:val="0"/>
      <w:marBottom w:val="0"/>
      <w:divBdr>
        <w:top w:val="none" w:sz="0" w:space="0" w:color="auto"/>
        <w:left w:val="none" w:sz="0" w:space="0" w:color="auto"/>
        <w:bottom w:val="none" w:sz="0" w:space="0" w:color="auto"/>
        <w:right w:val="none" w:sz="0" w:space="0" w:color="auto"/>
      </w:divBdr>
    </w:div>
    <w:div w:id="1086804614">
      <w:bodyDiv w:val="1"/>
      <w:marLeft w:val="0"/>
      <w:marRight w:val="0"/>
      <w:marTop w:val="0"/>
      <w:marBottom w:val="0"/>
      <w:divBdr>
        <w:top w:val="none" w:sz="0" w:space="0" w:color="auto"/>
        <w:left w:val="none" w:sz="0" w:space="0" w:color="auto"/>
        <w:bottom w:val="none" w:sz="0" w:space="0" w:color="auto"/>
        <w:right w:val="none" w:sz="0" w:space="0" w:color="auto"/>
      </w:divBdr>
    </w:div>
    <w:div w:id="1100761538">
      <w:bodyDiv w:val="1"/>
      <w:marLeft w:val="0"/>
      <w:marRight w:val="0"/>
      <w:marTop w:val="0"/>
      <w:marBottom w:val="0"/>
      <w:divBdr>
        <w:top w:val="none" w:sz="0" w:space="0" w:color="auto"/>
        <w:left w:val="none" w:sz="0" w:space="0" w:color="auto"/>
        <w:bottom w:val="none" w:sz="0" w:space="0" w:color="auto"/>
        <w:right w:val="none" w:sz="0" w:space="0" w:color="auto"/>
      </w:divBdr>
    </w:div>
    <w:div w:id="1110976560">
      <w:bodyDiv w:val="1"/>
      <w:marLeft w:val="0"/>
      <w:marRight w:val="0"/>
      <w:marTop w:val="0"/>
      <w:marBottom w:val="0"/>
      <w:divBdr>
        <w:top w:val="none" w:sz="0" w:space="0" w:color="auto"/>
        <w:left w:val="none" w:sz="0" w:space="0" w:color="auto"/>
        <w:bottom w:val="none" w:sz="0" w:space="0" w:color="auto"/>
        <w:right w:val="none" w:sz="0" w:space="0" w:color="auto"/>
      </w:divBdr>
    </w:div>
    <w:div w:id="1133404064">
      <w:bodyDiv w:val="1"/>
      <w:marLeft w:val="0"/>
      <w:marRight w:val="0"/>
      <w:marTop w:val="0"/>
      <w:marBottom w:val="0"/>
      <w:divBdr>
        <w:top w:val="none" w:sz="0" w:space="0" w:color="auto"/>
        <w:left w:val="none" w:sz="0" w:space="0" w:color="auto"/>
        <w:bottom w:val="none" w:sz="0" w:space="0" w:color="auto"/>
        <w:right w:val="none" w:sz="0" w:space="0" w:color="auto"/>
      </w:divBdr>
      <w:divsChild>
        <w:div w:id="171262407">
          <w:marLeft w:val="1080"/>
          <w:marRight w:val="0"/>
          <w:marTop w:val="100"/>
          <w:marBottom w:val="0"/>
          <w:divBdr>
            <w:top w:val="none" w:sz="0" w:space="0" w:color="auto"/>
            <w:left w:val="none" w:sz="0" w:space="0" w:color="auto"/>
            <w:bottom w:val="none" w:sz="0" w:space="0" w:color="auto"/>
            <w:right w:val="none" w:sz="0" w:space="0" w:color="auto"/>
          </w:divBdr>
        </w:div>
        <w:div w:id="403185995">
          <w:marLeft w:val="1080"/>
          <w:marRight w:val="0"/>
          <w:marTop w:val="100"/>
          <w:marBottom w:val="0"/>
          <w:divBdr>
            <w:top w:val="none" w:sz="0" w:space="0" w:color="auto"/>
            <w:left w:val="none" w:sz="0" w:space="0" w:color="auto"/>
            <w:bottom w:val="none" w:sz="0" w:space="0" w:color="auto"/>
            <w:right w:val="none" w:sz="0" w:space="0" w:color="auto"/>
          </w:divBdr>
        </w:div>
        <w:div w:id="725376159">
          <w:marLeft w:val="1080"/>
          <w:marRight w:val="0"/>
          <w:marTop w:val="100"/>
          <w:marBottom w:val="0"/>
          <w:divBdr>
            <w:top w:val="none" w:sz="0" w:space="0" w:color="auto"/>
            <w:left w:val="none" w:sz="0" w:space="0" w:color="auto"/>
            <w:bottom w:val="none" w:sz="0" w:space="0" w:color="auto"/>
            <w:right w:val="none" w:sz="0" w:space="0" w:color="auto"/>
          </w:divBdr>
        </w:div>
        <w:div w:id="841244080">
          <w:marLeft w:val="1080"/>
          <w:marRight w:val="0"/>
          <w:marTop w:val="100"/>
          <w:marBottom w:val="0"/>
          <w:divBdr>
            <w:top w:val="none" w:sz="0" w:space="0" w:color="auto"/>
            <w:left w:val="none" w:sz="0" w:space="0" w:color="auto"/>
            <w:bottom w:val="none" w:sz="0" w:space="0" w:color="auto"/>
            <w:right w:val="none" w:sz="0" w:space="0" w:color="auto"/>
          </w:divBdr>
        </w:div>
        <w:div w:id="1213955627">
          <w:marLeft w:val="1080"/>
          <w:marRight w:val="0"/>
          <w:marTop w:val="100"/>
          <w:marBottom w:val="0"/>
          <w:divBdr>
            <w:top w:val="none" w:sz="0" w:space="0" w:color="auto"/>
            <w:left w:val="none" w:sz="0" w:space="0" w:color="auto"/>
            <w:bottom w:val="none" w:sz="0" w:space="0" w:color="auto"/>
            <w:right w:val="none" w:sz="0" w:space="0" w:color="auto"/>
          </w:divBdr>
        </w:div>
        <w:div w:id="1470130514">
          <w:marLeft w:val="1080"/>
          <w:marRight w:val="0"/>
          <w:marTop w:val="100"/>
          <w:marBottom w:val="0"/>
          <w:divBdr>
            <w:top w:val="none" w:sz="0" w:space="0" w:color="auto"/>
            <w:left w:val="none" w:sz="0" w:space="0" w:color="auto"/>
            <w:bottom w:val="none" w:sz="0" w:space="0" w:color="auto"/>
            <w:right w:val="none" w:sz="0" w:space="0" w:color="auto"/>
          </w:divBdr>
        </w:div>
        <w:div w:id="1833569481">
          <w:marLeft w:val="1080"/>
          <w:marRight w:val="0"/>
          <w:marTop w:val="100"/>
          <w:marBottom w:val="0"/>
          <w:divBdr>
            <w:top w:val="none" w:sz="0" w:space="0" w:color="auto"/>
            <w:left w:val="none" w:sz="0" w:space="0" w:color="auto"/>
            <w:bottom w:val="none" w:sz="0" w:space="0" w:color="auto"/>
            <w:right w:val="none" w:sz="0" w:space="0" w:color="auto"/>
          </w:divBdr>
        </w:div>
        <w:div w:id="1857037241">
          <w:marLeft w:val="1080"/>
          <w:marRight w:val="0"/>
          <w:marTop w:val="100"/>
          <w:marBottom w:val="0"/>
          <w:divBdr>
            <w:top w:val="none" w:sz="0" w:space="0" w:color="auto"/>
            <w:left w:val="none" w:sz="0" w:space="0" w:color="auto"/>
            <w:bottom w:val="none" w:sz="0" w:space="0" w:color="auto"/>
            <w:right w:val="none" w:sz="0" w:space="0" w:color="auto"/>
          </w:divBdr>
        </w:div>
        <w:div w:id="1903908009">
          <w:marLeft w:val="1080"/>
          <w:marRight w:val="0"/>
          <w:marTop w:val="100"/>
          <w:marBottom w:val="0"/>
          <w:divBdr>
            <w:top w:val="none" w:sz="0" w:space="0" w:color="auto"/>
            <w:left w:val="none" w:sz="0" w:space="0" w:color="auto"/>
            <w:bottom w:val="none" w:sz="0" w:space="0" w:color="auto"/>
            <w:right w:val="none" w:sz="0" w:space="0" w:color="auto"/>
          </w:divBdr>
        </w:div>
        <w:div w:id="1979219008">
          <w:marLeft w:val="1080"/>
          <w:marRight w:val="0"/>
          <w:marTop w:val="100"/>
          <w:marBottom w:val="0"/>
          <w:divBdr>
            <w:top w:val="none" w:sz="0" w:space="0" w:color="auto"/>
            <w:left w:val="none" w:sz="0" w:space="0" w:color="auto"/>
            <w:bottom w:val="none" w:sz="0" w:space="0" w:color="auto"/>
            <w:right w:val="none" w:sz="0" w:space="0" w:color="auto"/>
          </w:divBdr>
        </w:div>
        <w:div w:id="2119636991">
          <w:marLeft w:val="1080"/>
          <w:marRight w:val="0"/>
          <w:marTop w:val="100"/>
          <w:marBottom w:val="0"/>
          <w:divBdr>
            <w:top w:val="none" w:sz="0" w:space="0" w:color="auto"/>
            <w:left w:val="none" w:sz="0" w:space="0" w:color="auto"/>
            <w:bottom w:val="none" w:sz="0" w:space="0" w:color="auto"/>
            <w:right w:val="none" w:sz="0" w:space="0" w:color="auto"/>
          </w:divBdr>
        </w:div>
      </w:divsChild>
    </w:div>
    <w:div w:id="1162159831">
      <w:bodyDiv w:val="1"/>
      <w:marLeft w:val="0"/>
      <w:marRight w:val="0"/>
      <w:marTop w:val="0"/>
      <w:marBottom w:val="0"/>
      <w:divBdr>
        <w:top w:val="none" w:sz="0" w:space="0" w:color="auto"/>
        <w:left w:val="none" w:sz="0" w:space="0" w:color="auto"/>
        <w:bottom w:val="none" w:sz="0" w:space="0" w:color="auto"/>
        <w:right w:val="none" w:sz="0" w:space="0" w:color="auto"/>
      </w:divBdr>
    </w:div>
    <w:div w:id="1164904479">
      <w:bodyDiv w:val="1"/>
      <w:marLeft w:val="0"/>
      <w:marRight w:val="0"/>
      <w:marTop w:val="0"/>
      <w:marBottom w:val="0"/>
      <w:divBdr>
        <w:top w:val="none" w:sz="0" w:space="0" w:color="auto"/>
        <w:left w:val="none" w:sz="0" w:space="0" w:color="auto"/>
        <w:bottom w:val="none" w:sz="0" w:space="0" w:color="auto"/>
        <w:right w:val="none" w:sz="0" w:space="0" w:color="auto"/>
      </w:divBdr>
    </w:div>
    <w:div w:id="1167672857">
      <w:bodyDiv w:val="1"/>
      <w:marLeft w:val="0"/>
      <w:marRight w:val="0"/>
      <w:marTop w:val="0"/>
      <w:marBottom w:val="0"/>
      <w:divBdr>
        <w:top w:val="none" w:sz="0" w:space="0" w:color="auto"/>
        <w:left w:val="none" w:sz="0" w:space="0" w:color="auto"/>
        <w:bottom w:val="none" w:sz="0" w:space="0" w:color="auto"/>
        <w:right w:val="none" w:sz="0" w:space="0" w:color="auto"/>
      </w:divBdr>
    </w:div>
    <w:div w:id="1192111954">
      <w:bodyDiv w:val="1"/>
      <w:marLeft w:val="0"/>
      <w:marRight w:val="0"/>
      <w:marTop w:val="0"/>
      <w:marBottom w:val="0"/>
      <w:divBdr>
        <w:top w:val="none" w:sz="0" w:space="0" w:color="auto"/>
        <w:left w:val="none" w:sz="0" w:space="0" w:color="auto"/>
        <w:bottom w:val="none" w:sz="0" w:space="0" w:color="auto"/>
        <w:right w:val="none" w:sz="0" w:space="0" w:color="auto"/>
      </w:divBdr>
    </w:div>
    <w:div w:id="1199005596">
      <w:bodyDiv w:val="1"/>
      <w:marLeft w:val="0"/>
      <w:marRight w:val="0"/>
      <w:marTop w:val="0"/>
      <w:marBottom w:val="0"/>
      <w:divBdr>
        <w:top w:val="none" w:sz="0" w:space="0" w:color="auto"/>
        <w:left w:val="none" w:sz="0" w:space="0" w:color="auto"/>
        <w:bottom w:val="none" w:sz="0" w:space="0" w:color="auto"/>
        <w:right w:val="none" w:sz="0" w:space="0" w:color="auto"/>
      </w:divBdr>
    </w:div>
    <w:div w:id="1203372160">
      <w:bodyDiv w:val="1"/>
      <w:marLeft w:val="0"/>
      <w:marRight w:val="0"/>
      <w:marTop w:val="0"/>
      <w:marBottom w:val="0"/>
      <w:divBdr>
        <w:top w:val="none" w:sz="0" w:space="0" w:color="auto"/>
        <w:left w:val="none" w:sz="0" w:space="0" w:color="auto"/>
        <w:bottom w:val="none" w:sz="0" w:space="0" w:color="auto"/>
        <w:right w:val="none" w:sz="0" w:space="0" w:color="auto"/>
      </w:divBdr>
    </w:div>
    <w:div w:id="1242985000">
      <w:bodyDiv w:val="1"/>
      <w:marLeft w:val="0"/>
      <w:marRight w:val="0"/>
      <w:marTop w:val="0"/>
      <w:marBottom w:val="0"/>
      <w:divBdr>
        <w:top w:val="none" w:sz="0" w:space="0" w:color="auto"/>
        <w:left w:val="none" w:sz="0" w:space="0" w:color="auto"/>
        <w:bottom w:val="none" w:sz="0" w:space="0" w:color="auto"/>
        <w:right w:val="none" w:sz="0" w:space="0" w:color="auto"/>
      </w:divBdr>
    </w:div>
    <w:div w:id="1261180868">
      <w:bodyDiv w:val="1"/>
      <w:marLeft w:val="0"/>
      <w:marRight w:val="0"/>
      <w:marTop w:val="0"/>
      <w:marBottom w:val="0"/>
      <w:divBdr>
        <w:top w:val="none" w:sz="0" w:space="0" w:color="auto"/>
        <w:left w:val="none" w:sz="0" w:space="0" w:color="auto"/>
        <w:bottom w:val="none" w:sz="0" w:space="0" w:color="auto"/>
        <w:right w:val="none" w:sz="0" w:space="0" w:color="auto"/>
      </w:divBdr>
    </w:div>
    <w:div w:id="1269040754">
      <w:bodyDiv w:val="1"/>
      <w:marLeft w:val="0"/>
      <w:marRight w:val="0"/>
      <w:marTop w:val="0"/>
      <w:marBottom w:val="0"/>
      <w:divBdr>
        <w:top w:val="none" w:sz="0" w:space="0" w:color="auto"/>
        <w:left w:val="none" w:sz="0" w:space="0" w:color="auto"/>
        <w:bottom w:val="none" w:sz="0" w:space="0" w:color="auto"/>
        <w:right w:val="none" w:sz="0" w:space="0" w:color="auto"/>
      </w:divBdr>
    </w:div>
    <w:div w:id="1311402893">
      <w:bodyDiv w:val="1"/>
      <w:marLeft w:val="0"/>
      <w:marRight w:val="0"/>
      <w:marTop w:val="0"/>
      <w:marBottom w:val="0"/>
      <w:divBdr>
        <w:top w:val="none" w:sz="0" w:space="0" w:color="auto"/>
        <w:left w:val="none" w:sz="0" w:space="0" w:color="auto"/>
        <w:bottom w:val="none" w:sz="0" w:space="0" w:color="auto"/>
        <w:right w:val="none" w:sz="0" w:space="0" w:color="auto"/>
      </w:divBdr>
    </w:div>
    <w:div w:id="1324502531">
      <w:bodyDiv w:val="1"/>
      <w:marLeft w:val="0"/>
      <w:marRight w:val="0"/>
      <w:marTop w:val="0"/>
      <w:marBottom w:val="0"/>
      <w:divBdr>
        <w:top w:val="none" w:sz="0" w:space="0" w:color="auto"/>
        <w:left w:val="none" w:sz="0" w:space="0" w:color="auto"/>
        <w:bottom w:val="none" w:sz="0" w:space="0" w:color="auto"/>
        <w:right w:val="none" w:sz="0" w:space="0" w:color="auto"/>
      </w:divBdr>
    </w:div>
    <w:div w:id="1343704411">
      <w:bodyDiv w:val="1"/>
      <w:marLeft w:val="0"/>
      <w:marRight w:val="0"/>
      <w:marTop w:val="0"/>
      <w:marBottom w:val="0"/>
      <w:divBdr>
        <w:top w:val="none" w:sz="0" w:space="0" w:color="auto"/>
        <w:left w:val="none" w:sz="0" w:space="0" w:color="auto"/>
        <w:bottom w:val="none" w:sz="0" w:space="0" w:color="auto"/>
        <w:right w:val="none" w:sz="0" w:space="0" w:color="auto"/>
      </w:divBdr>
    </w:div>
    <w:div w:id="1349058860">
      <w:bodyDiv w:val="1"/>
      <w:marLeft w:val="0"/>
      <w:marRight w:val="0"/>
      <w:marTop w:val="0"/>
      <w:marBottom w:val="0"/>
      <w:divBdr>
        <w:top w:val="none" w:sz="0" w:space="0" w:color="auto"/>
        <w:left w:val="none" w:sz="0" w:space="0" w:color="auto"/>
        <w:bottom w:val="none" w:sz="0" w:space="0" w:color="auto"/>
        <w:right w:val="none" w:sz="0" w:space="0" w:color="auto"/>
      </w:divBdr>
    </w:div>
    <w:div w:id="1350529228">
      <w:bodyDiv w:val="1"/>
      <w:marLeft w:val="0"/>
      <w:marRight w:val="0"/>
      <w:marTop w:val="0"/>
      <w:marBottom w:val="0"/>
      <w:divBdr>
        <w:top w:val="none" w:sz="0" w:space="0" w:color="auto"/>
        <w:left w:val="none" w:sz="0" w:space="0" w:color="auto"/>
        <w:bottom w:val="none" w:sz="0" w:space="0" w:color="auto"/>
        <w:right w:val="none" w:sz="0" w:space="0" w:color="auto"/>
      </w:divBdr>
    </w:div>
    <w:div w:id="1352804278">
      <w:bodyDiv w:val="1"/>
      <w:marLeft w:val="0"/>
      <w:marRight w:val="0"/>
      <w:marTop w:val="0"/>
      <w:marBottom w:val="0"/>
      <w:divBdr>
        <w:top w:val="none" w:sz="0" w:space="0" w:color="auto"/>
        <w:left w:val="none" w:sz="0" w:space="0" w:color="auto"/>
        <w:bottom w:val="none" w:sz="0" w:space="0" w:color="auto"/>
        <w:right w:val="none" w:sz="0" w:space="0" w:color="auto"/>
      </w:divBdr>
    </w:div>
    <w:div w:id="1359088019">
      <w:bodyDiv w:val="1"/>
      <w:marLeft w:val="0"/>
      <w:marRight w:val="0"/>
      <w:marTop w:val="0"/>
      <w:marBottom w:val="0"/>
      <w:divBdr>
        <w:top w:val="none" w:sz="0" w:space="0" w:color="auto"/>
        <w:left w:val="none" w:sz="0" w:space="0" w:color="auto"/>
        <w:bottom w:val="none" w:sz="0" w:space="0" w:color="auto"/>
        <w:right w:val="none" w:sz="0" w:space="0" w:color="auto"/>
      </w:divBdr>
    </w:div>
    <w:div w:id="1381857915">
      <w:bodyDiv w:val="1"/>
      <w:marLeft w:val="0"/>
      <w:marRight w:val="0"/>
      <w:marTop w:val="0"/>
      <w:marBottom w:val="0"/>
      <w:divBdr>
        <w:top w:val="none" w:sz="0" w:space="0" w:color="auto"/>
        <w:left w:val="none" w:sz="0" w:space="0" w:color="auto"/>
        <w:bottom w:val="none" w:sz="0" w:space="0" w:color="auto"/>
        <w:right w:val="none" w:sz="0" w:space="0" w:color="auto"/>
      </w:divBdr>
    </w:div>
    <w:div w:id="1425108187">
      <w:bodyDiv w:val="1"/>
      <w:marLeft w:val="0"/>
      <w:marRight w:val="0"/>
      <w:marTop w:val="0"/>
      <w:marBottom w:val="0"/>
      <w:divBdr>
        <w:top w:val="none" w:sz="0" w:space="0" w:color="auto"/>
        <w:left w:val="none" w:sz="0" w:space="0" w:color="auto"/>
        <w:bottom w:val="none" w:sz="0" w:space="0" w:color="auto"/>
        <w:right w:val="none" w:sz="0" w:space="0" w:color="auto"/>
      </w:divBdr>
    </w:div>
    <w:div w:id="1446346144">
      <w:bodyDiv w:val="1"/>
      <w:marLeft w:val="0"/>
      <w:marRight w:val="0"/>
      <w:marTop w:val="0"/>
      <w:marBottom w:val="0"/>
      <w:divBdr>
        <w:top w:val="none" w:sz="0" w:space="0" w:color="auto"/>
        <w:left w:val="none" w:sz="0" w:space="0" w:color="auto"/>
        <w:bottom w:val="none" w:sz="0" w:space="0" w:color="auto"/>
        <w:right w:val="none" w:sz="0" w:space="0" w:color="auto"/>
      </w:divBdr>
    </w:div>
    <w:div w:id="1453011534">
      <w:bodyDiv w:val="1"/>
      <w:marLeft w:val="0"/>
      <w:marRight w:val="0"/>
      <w:marTop w:val="0"/>
      <w:marBottom w:val="0"/>
      <w:divBdr>
        <w:top w:val="none" w:sz="0" w:space="0" w:color="auto"/>
        <w:left w:val="none" w:sz="0" w:space="0" w:color="auto"/>
        <w:bottom w:val="none" w:sz="0" w:space="0" w:color="auto"/>
        <w:right w:val="none" w:sz="0" w:space="0" w:color="auto"/>
      </w:divBdr>
    </w:div>
    <w:div w:id="1454516836">
      <w:bodyDiv w:val="1"/>
      <w:marLeft w:val="0"/>
      <w:marRight w:val="0"/>
      <w:marTop w:val="0"/>
      <w:marBottom w:val="0"/>
      <w:divBdr>
        <w:top w:val="none" w:sz="0" w:space="0" w:color="auto"/>
        <w:left w:val="none" w:sz="0" w:space="0" w:color="auto"/>
        <w:bottom w:val="none" w:sz="0" w:space="0" w:color="auto"/>
        <w:right w:val="none" w:sz="0" w:space="0" w:color="auto"/>
      </w:divBdr>
    </w:div>
    <w:div w:id="1473594807">
      <w:bodyDiv w:val="1"/>
      <w:marLeft w:val="0"/>
      <w:marRight w:val="0"/>
      <w:marTop w:val="0"/>
      <w:marBottom w:val="0"/>
      <w:divBdr>
        <w:top w:val="none" w:sz="0" w:space="0" w:color="auto"/>
        <w:left w:val="none" w:sz="0" w:space="0" w:color="auto"/>
        <w:bottom w:val="none" w:sz="0" w:space="0" w:color="auto"/>
        <w:right w:val="none" w:sz="0" w:space="0" w:color="auto"/>
      </w:divBdr>
    </w:div>
    <w:div w:id="1499342875">
      <w:bodyDiv w:val="1"/>
      <w:marLeft w:val="0"/>
      <w:marRight w:val="0"/>
      <w:marTop w:val="0"/>
      <w:marBottom w:val="0"/>
      <w:divBdr>
        <w:top w:val="none" w:sz="0" w:space="0" w:color="auto"/>
        <w:left w:val="none" w:sz="0" w:space="0" w:color="auto"/>
        <w:bottom w:val="none" w:sz="0" w:space="0" w:color="auto"/>
        <w:right w:val="none" w:sz="0" w:space="0" w:color="auto"/>
      </w:divBdr>
    </w:div>
    <w:div w:id="1509832562">
      <w:bodyDiv w:val="1"/>
      <w:marLeft w:val="0"/>
      <w:marRight w:val="0"/>
      <w:marTop w:val="0"/>
      <w:marBottom w:val="0"/>
      <w:divBdr>
        <w:top w:val="none" w:sz="0" w:space="0" w:color="auto"/>
        <w:left w:val="none" w:sz="0" w:space="0" w:color="auto"/>
        <w:bottom w:val="none" w:sz="0" w:space="0" w:color="auto"/>
        <w:right w:val="none" w:sz="0" w:space="0" w:color="auto"/>
      </w:divBdr>
    </w:div>
    <w:div w:id="1546285935">
      <w:bodyDiv w:val="1"/>
      <w:marLeft w:val="0"/>
      <w:marRight w:val="0"/>
      <w:marTop w:val="0"/>
      <w:marBottom w:val="0"/>
      <w:divBdr>
        <w:top w:val="none" w:sz="0" w:space="0" w:color="auto"/>
        <w:left w:val="none" w:sz="0" w:space="0" w:color="auto"/>
        <w:bottom w:val="none" w:sz="0" w:space="0" w:color="auto"/>
        <w:right w:val="none" w:sz="0" w:space="0" w:color="auto"/>
      </w:divBdr>
    </w:div>
    <w:div w:id="1555695349">
      <w:bodyDiv w:val="1"/>
      <w:marLeft w:val="0"/>
      <w:marRight w:val="0"/>
      <w:marTop w:val="0"/>
      <w:marBottom w:val="0"/>
      <w:divBdr>
        <w:top w:val="none" w:sz="0" w:space="0" w:color="auto"/>
        <w:left w:val="none" w:sz="0" w:space="0" w:color="auto"/>
        <w:bottom w:val="none" w:sz="0" w:space="0" w:color="auto"/>
        <w:right w:val="none" w:sz="0" w:space="0" w:color="auto"/>
      </w:divBdr>
    </w:div>
    <w:div w:id="1607350436">
      <w:bodyDiv w:val="1"/>
      <w:marLeft w:val="0"/>
      <w:marRight w:val="0"/>
      <w:marTop w:val="0"/>
      <w:marBottom w:val="0"/>
      <w:divBdr>
        <w:top w:val="none" w:sz="0" w:space="0" w:color="auto"/>
        <w:left w:val="none" w:sz="0" w:space="0" w:color="auto"/>
        <w:bottom w:val="none" w:sz="0" w:space="0" w:color="auto"/>
        <w:right w:val="none" w:sz="0" w:space="0" w:color="auto"/>
      </w:divBdr>
    </w:div>
    <w:div w:id="1611666127">
      <w:bodyDiv w:val="1"/>
      <w:marLeft w:val="0"/>
      <w:marRight w:val="0"/>
      <w:marTop w:val="0"/>
      <w:marBottom w:val="0"/>
      <w:divBdr>
        <w:top w:val="none" w:sz="0" w:space="0" w:color="auto"/>
        <w:left w:val="none" w:sz="0" w:space="0" w:color="auto"/>
        <w:bottom w:val="none" w:sz="0" w:space="0" w:color="auto"/>
        <w:right w:val="none" w:sz="0" w:space="0" w:color="auto"/>
      </w:divBdr>
    </w:div>
    <w:div w:id="1620257498">
      <w:bodyDiv w:val="1"/>
      <w:marLeft w:val="0"/>
      <w:marRight w:val="0"/>
      <w:marTop w:val="0"/>
      <w:marBottom w:val="0"/>
      <w:divBdr>
        <w:top w:val="none" w:sz="0" w:space="0" w:color="auto"/>
        <w:left w:val="none" w:sz="0" w:space="0" w:color="auto"/>
        <w:bottom w:val="none" w:sz="0" w:space="0" w:color="auto"/>
        <w:right w:val="none" w:sz="0" w:space="0" w:color="auto"/>
      </w:divBdr>
    </w:div>
    <w:div w:id="1629580589">
      <w:bodyDiv w:val="1"/>
      <w:marLeft w:val="0"/>
      <w:marRight w:val="0"/>
      <w:marTop w:val="0"/>
      <w:marBottom w:val="0"/>
      <w:divBdr>
        <w:top w:val="none" w:sz="0" w:space="0" w:color="auto"/>
        <w:left w:val="none" w:sz="0" w:space="0" w:color="auto"/>
        <w:bottom w:val="none" w:sz="0" w:space="0" w:color="auto"/>
        <w:right w:val="none" w:sz="0" w:space="0" w:color="auto"/>
      </w:divBdr>
    </w:div>
    <w:div w:id="1640070686">
      <w:bodyDiv w:val="1"/>
      <w:marLeft w:val="0"/>
      <w:marRight w:val="0"/>
      <w:marTop w:val="0"/>
      <w:marBottom w:val="0"/>
      <w:divBdr>
        <w:top w:val="none" w:sz="0" w:space="0" w:color="auto"/>
        <w:left w:val="none" w:sz="0" w:space="0" w:color="auto"/>
        <w:bottom w:val="none" w:sz="0" w:space="0" w:color="auto"/>
        <w:right w:val="none" w:sz="0" w:space="0" w:color="auto"/>
      </w:divBdr>
    </w:div>
    <w:div w:id="1645041961">
      <w:bodyDiv w:val="1"/>
      <w:marLeft w:val="0"/>
      <w:marRight w:val="0"/>
      <w:marTop w:val="0"/>
      <w:marBottom w:val="0"/>
      <w:divBdr>
        <w:top w:val="none" w:sz="0" w:space="0" w:color="auto"/>
        <w:left w:val="none" w:sz="0" w:space="0" w:color="auto"/>
        <w:bottom w:val="none" w:sz="0" w:space="0" w:color="auto"/>
        <w:right w:val="none" w:sz="0" w:space="0" w:color="auto"/>
      </w:divBdr>
    </w:div>
    <w:div w:id="1662269162">
      <w:bodyDiv w:val="1"/>
      <w:marLeft w:val="0"/>
      <w:marRight w:val="0"/>
      <w:marTop w:val="0"/>
      <w:marBottom w:val="0"/>
      <w:divBdr>
        <w:top w:val="none" w:sz="0" w:space="0" w:color="auto"/>
        <w:left w:val="none" w:sz="0" w:space="0" w:color="auto"/>
        <w:bottom w:val="none" w:sz="0" w:space="0" w:color="auto"/>
        <w:right w:val="none" w:sz="0" w:space="0" w:color="auto"/>
      </w:divBdr>
    </w:div>
    <w:div w:id="1680425460">
      <w:bodyDiv w:val="1"/>
      <w:marLeft w:val="0"/>
      <w:marRight w:val="0"/>
      <w:marTop w:val="0"/>
      <w:marBottom w:val="0"/>
      <w:divBdr>
        <w:top w:val="none" w:sz="0" w:space="0" w:color="auto"/>
        <w:left w:val="none" w:sz="0" w:space="0" w:color="auto"/>
        <w:bottom w:val="none" w:sz="0" w:space="0" w:color="auto"/>
        <w:right w:val="none" w:sz="0" w:space="0" w:color="auto"/>
      </w:divBdr>
    </w:div>
    <w:div w:id="1684939588">
      <w:bodyDiv w:val="1"/>
      <w:marLeft w:val="0"/>
      <w:marRight w:val="0"/>
      <w:marTop w:val="0"/>
      <w:marBottom w:val="0"/>
      <w:divBdr>
        <w:top w:val="none" w:sz="0" w:space="0" w:color="auto"/>
        <w:left w:val="none" w:sz="0" w:space="0" w:color="auto"/>
        <w:bottom w:val="none" w:sz="0" w:space="0" w:color="auto"/>
        <w:right w:val="none" w:sz="0" w:space="0" w:color="auto"/>
      </w:divBdr>
    </w:div>
    <w:div w:id="1688173505">
      <w:bodyDiv w:val="1"/>
      <w:marLeft w:val="0"/>
      <w:marRight w:val="0"/>
      <w:marTop w:val="0"/>
      <w:marBottom w:val="0"/>
      <w:divBdr>
        <w:top w:val="none" w:sz="0" w:space="0" w:color="auto"/>
        <w:left w:val="none" w:sz="0" w:space="0" w:color="auto"/>
        <w:bottom w:val="none" w:sz="0" w:space="0" w:color="auto"/>
        <w:right w:val="none" w:sz="0" w:space="0" w:color="auto"/>
      </w:divBdr>
    </w:div>
    <w:div w:id="1724058363">
      <w:bodyDiv w:val="1"/>
      <w:marLeft w:val="0"/>
      <w:marRight w:val="0"/>
      <w:marTop w:val="0"/>
      <w:marBottom w:val="0"/>
      <w:divBdr>
        <w:top w:val="none" w:sz="0" w:space="0" w:color="auto"/>
        <w:left w:val="none" w:sz="0" w:space="0" w:color="auto"/>
        <w:bottom w:val="none" w:sz="0" w:space="0" w:color="auto"/>
        <w:right w:val="none" w:sz="0" w:space="0" w:color="auto"/>
      </w:divBdr>
    </w:div>
    <w:div w:id="1737362724">
      <w:bodyDiv w:val="1"/>
      <w:marLeft w:val="0"/>
      <w:marRight w:val="0"/>
      <w:marTop w:val="0"/>
      <w:marBottom w:val="0"/>
      <w:divBdr>
        <w:top w:val="none" w:sz="0" w:space="0" w:color="auto"/>
        <w:left w:val="none" w:sz="0" w:space="0" w:color="auto"/>
        <w:bottom w:val="none" w:sz="0" w:space="0" w:color="auto"/>
        <w:right w:val="none" w:sz="0" w:space="0" w:color="auto"/>
      </w:divBdr>
      <w:divsChild>
        <w:div w:id="209850705">
          <w:marLeft w:val="0"/>
          <w:marRight w:val="0"/>
          <w:marTop w:val="0"/>
          <w:marBottom w:val="0"/>
          <w:divBdr>
            <w:top w:val="none" w:sz="0" w:space="0" w:color="auto"/>
            <w:left w:val="none" w:sz="0" w:space="0" w:color="auto"/>
            <w:bottom w:val="none" w:sz="0" w:space="0" w:color="auto"/>
            <w:right w:val="none" w:sz="0" w:space="0" w:color="auto"/>
          </w:divBdr>
          <w:divsChild>
            <w:div w:id="1238514172">
              <w:marLeft w:val="0"/>
              <w:marRight w:val="0"/>
              <w:marTop w:val="0"/>
              <w:marBottom w:val="0"/>
              <w:divBdr>
                <w:top w:val="none" w:sz="0" w:space="0" w:color="auto"/>
                <w:left w:val="none" w:sz="0" w:space="0" w:color="auto"/>
                <w:bottom w:val="none" w:sz="0" w:space="0" w:color="auto"/>
                <w:right w:val="none" w:sz="0" w:space="0" w:color="auto"/>
              </w:divBdr>
            </w:div>
          </w:divsChild>
        </w:div>
        <w:div w:id="437482957">
          <w:marLeft w:val="0"/>
          <w:marRight w:val="0"/>
          <w:marTop w:val="0"/>
          <w:marBottom w:val="0"/>
          <w:divBdr>
            <w:top w:val="none" w:sz="0" w:space="0" w:color="auto"/>
            <w:left w:val="none" w:sz="0" w:space="0" w:color="auto"/>
            <w:bottom w:val="none" w:sz="0" w:space="0" w:color="auto"/>
            <w:right w:val="none" w:sz="0" w:space="0" w:color="auto"/>
          </w:divBdr>
        </w:div>
      </w:divsChild>
    </w:div>
    <w:div w:id="1761218746">
      <w:bodyDiv w:val="1"/>
      <w:marLeft w:val="0"/>
      <w:marRight w:val="0"/>
      <w:marTop w:val="0"/>
      <w:marBottom w:val="0"/>
      <w:divBdr>
        <w:top w:val="none" w:sz="0" w:space="0" w:color="auto"/>
        <w:left w:val="none" w:sz="0" w:space="0" w:color="auto"/>
        <w:bottom w:val="none" w:sz="0" w:space="0" w:color="auto"/>
        <w:right w:val="none" w:sz="0" w:space="0" w:color="auto"/>
      </w:divBdr>
    </w:div>
    <w:div w:id="1766413688">
      <w:bodyDiv w:val="1"/>
      <w:marLeft w:val="0"/>
      <w:marRight w:val="0"/>
      <w:marTop w:val="0"/>
      <w:marBottom w:val="0"/>
      <w:divBdr>
        <w:top w:val="none" w:sz="0" w:space="0" w:color="auto"/>
        <w:left w:val="none" w:sz="0" w:space="0" w:color="auto"/>
        <w:bottom w:val="none" w:sz="0" w:space="0" w:color="auto"/>
        <w:right w:val="none" w:sz="0" w:space="0" w:color="auto"/>
      </w:divBdr>
    </w:div>
    <w:div w:id="1769422134">
      <w:bodyDiv w:val="1"/>
      <w:marLeft w:val="0"/>
      <w:marRight w:val="0"/>
      <w:marTop w:val="0"/>
      <w:marBottom w:val="0"/>
      <w:divBdr>
        <w:top w:val="none" w:sz="0" w:space="0" w:color="auto"/>
        <w:left w:val="none" w:sz="0" w:space="0" w:color="auto"/>
        <w:bottom w:val="none" w:sz="0" w:space="0" w:color="auto"/>
        <w:right w:val="none" w:sz="0" w:space="0" w:color="auto"/>
      </w:divBdr>
    </w:div>
    <w:div w:id="1782605822">
      <w:bodyDiv w:val="1"/>
      <w:marLeft w:val="0"/>
      <w:marRight w:val="0"/>
      <w:marTop w:val="0"/>
      <w:marBottom w:val="0"/>
      <w:divBdr>
        <w:top w:val="none" w:sz="0" w:space="0" w:color="auto"/>
        <w:left w:val="none" w:sz="0" w:space="0" w:color="auto"/>
        <w:bottom w:val="none" w:sz="0" w:space="0" w:color="auto"/>
        <w:right w:val="none" w:sz="0" w:space="0" w:color="auto"/>
      </w:divBdr>
    </w:div>
    <w:div w:id="1796830067">
      <w:bodyDiv w:val="1"/>
      <w:marLeft w:val="0"/>
      <w:marRight w:val="0"/>
      <w:marTop w:val="0"/>
      <w:marBottom w:val="0"/>
      <w:divBdr>
        <w:top w:val="none" w:sz="0" w:space="0" w:color="auto"/>
        <w:left w:val="none" w:sz="0" w:space="0" w:color="auto"/>
        <w:bottom w:val="none" w:sz="0" w:space="0" w:color="auto"/>
        <w:right w:val="none" w:sz="0" w:space="0" w:color="auto"/>
      </w:divBdr>
    </w:div>
    <w:div w:id="1842699900">
      <w:bodyDiv w:val="1"/>
      <w:marLeft w:val="0"/>
      <w:marRight w:val="0"/>
      <w:marTop w:val="0"/>
      <w:marBottom w:val="0"/>
      <w:divBdr>
        <w:top w:val="none" w:sz="0" w:space="0" w:color="auto"/>
        <w:left w:val="none" w:sz="0" w:space="0" w:color="auto"/>
        <w:bottom w:val="none" w:sz="0" w:space="0" w:color="auto"/>
        <w:right w:val="none" w:sz="0" w:space="0" w:color="auto"/>
      </w:divBdr>
    </w:div>
    <w:div w:id="1844473259">
      <w:bodyDiv w:val="1"/>
      <w:marLeft w:val="0"/>
      <w:marRight w:val="0"/>
      <w:marTop w:val="0"/>
      <w:marBottom w:val="0"/>
      <w:divBdr>
        <w:top w:val="none" w:sz="0" w:space="0" w:color="auto"/>
        <w:left w:val="none" w:sz="0" w:space="0" w:color="auto"/>
        <w:bottom w:val="none" w:sz="0" w:space="0" w:color="auto"/>
        <w:right w:val="none" w:sz="0" w:space="0" w:color="auto"/>
      </w:divBdr>
    </w:div>
    <w:div w:id="1846092395">
      <w:bodyDiv w:val="1"/>
      <w:marLeft w:val="0"/>
      <w:marRight w:val="0"/>
      <w:marTop w:val="0"/>
      <w:marBottom w:val="0"/>
      <w:divBdr>
        <w:top w:val="none" w:sz="0" w:space="0" w:color="auto"/>
        <w:left w:val="none" w:sz="0" w:space="0" w:color="auto"/>
        <w:bottom w:val="none" w:sz="0" w:space="0" w:color="auto"/>
        <w:right w:val="none" w:sz="0" w:space="0" w:color="auto"/>
      </w:divBdr>
    </w:div>
    <w:div w:id="1854997233">
      <w:bodyDiv w:val="1"/>
      <w:marLeft w:val="0"/>
      <w:marRight w:val="0"/>
      <w:marTop w:val="0"/>
      <w:marBottom w:val="0"/>
      <w:divBdr>
        <w:top w:val="none" w:sz="0" w:space="0" w:color="auto"/>
        <w:left w:val="none" w:sz="0" w:space="0" w:color="auto"/>
        <w:bottom w:val="none" w:sz="0" w:space="0" w:color="auto"/>
        <w:right w:val="none" w:sz="0" w:space="0" w:color="auto"/>
      </w:divBdr>
    </w:div>
    <w:div w:id="1856384447">
      <w:bodyDiv w:val="1"/>
      <w:marLeft w:val="0"/>
      <w:marRight w:val="0"/>
      <w:marTop w:val="0"/>
      <w:marBottom w:val="0"/>
      <w:divBdr>
        <w:top w:val="none" w:sz="0" w:space="0" w:color="auto"/>
        <w:left w:val="none" w:sz="0" w:space="0" w:color="auto"/>
        <w:bottom w:val="none" w:sz="0" w:space="0" w:color="auto"/>
        <w:right w:val="none" w:sz="0" w:space="0" w:color="auto"/>
      </w:divBdr>
    </w:div>
    <w:div w:id="1856576628">
      <w:bodyDiv w:val="1"/>
      <w:marLeft w:val="0"/>
      <w:marRight w:val="0"/>
      <w:marTop w:val="0"/>
      <w:marBottom w:val="0"/>
      <w:divBdr>
        <w:top w:val="none" w:sz="0" w:space="0" w:color="auto"/>
        <w:left w:val="none" w:sz="0" w:space="0" w:color="auto"/>
        <w:bottom w:val="none" w:sz="0" w:space="0" w:color="auto"/>
        <w:right w:val="none" w:sz="0" w:space="0" w:color="auto"/>
      </w:divBdr>
    </w:div>
    <w:div w:id="1872106416">
      <w:bodyDiv w:val="1"/>
      <w:marLeft w:val="0"/>
      <w:marRight w:val="0"/>
      <w:marTop w:val="0"/>
      <w:marBottom w:val="0"/>
      <w:divBdr>
        <w:top w:val="none" w:sz="0" w:space="0" w:color="auto"/>
        <w:left w:val="none" w:sz="0" w:space="0" w:color="auto"/>
        <w:bottom w:val="none" w:sz="0" w:space="0" w:color="auto"/>
        <w:right w:val="none" w:sz="0" w:space="0" w:color="auto"/>
      </w:divBdr>
    </w:div>
    <w:div w:id="1874462325">
      <w:bodyDiv w:val="1"/>
      <w:marLeft w:val="0"/>
      <w:marRight w:val="0"/>
      <w:marTop w:val="0"/>
      <w:marBottom w:val="0"/>
      <w:divBdr>
        <w:top w:val="none" w:sz="0" w:space="0" w:color="auto"/>
        <w:left w:val="none" w:sz="0" w:space="0" w:color="auto"/>
        <w:bottom w:val="none" w:sz="0" w:space="0" w:color="auto"/>
        <w:right w:val="none" w:sz="0" w:space="0" w:color="auto"/>
      </w:divBdr>
    </w:div>
    <w:div w:id="1901089511">
      <w:bodyDiv w:val="1"/>
      <w:marLeft w:val="0"/>
      <w:marRight w:val="0"/>
      <w:marTop w:val="0"/>
      <w:marBottom w:val="0"/>
      <w:divBdr>
        <w:top w:val="none" w:sz="0" w:space="0" w:color="auto"/>
        <w:left w:val="none" w:sz="0" w:space="0" w:color="auto"/>
        <w:bottom w:val="none" w:sz="0" w:space="0" w:color="auto"/>
        <w:right w:val="none" w:sz="0" w:space="0" w:color="auto"/>
      </w:divBdr>
    </w:div>
    <w:div w:id="1906794252">
      <w:bodyDiv w:val="1"/>
      <w:marLeft w:val="0"/>
      <w:marRight w:val="0"/>
      <w:marTop w:val="0"/>
      <w:marBottom w:val="0"/>
      <w:divBdr>
        <w:top w:val="none" w:sz="0" w:space="0" w:color="auto"/>
        <w:left w:val="none" w:sz="0" w:space="0" w:color="auto"/>
        <w:bottom w:val="none" w:sz="0" w:space="0" w:color="auto"/>
        <w:right w:val="none" w:sz="0" w:space="0" w:color="auto"/>
      </w:divBdr>
    </w:div>
    <w:div w:id="1907371849">
      <w:bodyDiv w:val="1"/>
      <w:marLeft w:val="0"/>
      <w:marRight w:val="0"/>
      <w:marTop w:val="0"/>
      <w:marBottom w:val="0"/>
      <w:divBdr>
        <w:top w:val="none" w:sz="0" w:space="0" w:color="auto"/>
        <w:left w:val="none" w:sz="0" w:space="0" w:color="auto"/>
        <w:bottom w:val="none" w:sz="0" w:space="0" w:color="auto"/>
        <w:right w:val="none" w:sz="0" w:space="0" w:color="auto"/>
      </w:divBdr>
    </w:div>
    <w:div w:id="1929460196">
      <w:bodyDiv w:val="1"/>
      <w:marLeft w:val="0"/>
      <w:marRight w:val="0"/>
      <w:marTop w:val="0"/>
      <w:marBottom w:val="0"/>
      <w:divBdr>
        <w:top w:val="none" w:sz="0" w:space="0" w:color="auto"/>
        <w:left w:val="none" w:sz="0" w:space="0" w:color="auto"/>
        <w:bottom w:val="none" w:sz="0" w:space="0" w:color="auto"/>
        <w:right w:val="none" w:sz="0" w:space="0" w:color="auto"/>
      </w:divBdr>
    </w:div>
    <w:div w:id="1937444401">
      <w:bodyDiv w:val="1"/>
      <w:marLeft w:val="0"/>
      <w:marRight w:val="0"/>
      <w:marTop w:val="0"/>
      <w:marBottom w:val="0"/>
      <w:divBdr>
        <w:top w:val="none" w:sz="0" w:space="0" w:color="auto"/>
        <w:left w:val="none" w:sz="0" w:space="0" w:color="auto"/>
        <w:bottom w:val="none" w:sz="0" w:space="0" w:color="auto"/>
        <w:right w:val="none" w:sz="0" w:space="0" w:color="auto"/>
      </w:divBdr>
    </w:div>
    <w:div w:id="1945725155">
      <w:bodyDiv w:val="1"/>
      <w:marLeft w:val="0"/>
      <w:marRight w:val="0"/>
      <w:marTop w:val="0"/>
      <w:marBottom w:val="0"/>
      <w:divBdr>
        <w:top w:val="none" w:sz="0" w:space="0" w:color="auto"/>
        <w:left w:val="none" w:sz="0" w:space="0" w:color="auto"/>
        <w:bottom w:val="none" w:sz="0" w:space="0" w:color="auto"/>
        <w:right w:val="none" w:sz="0" w:space="0" w:color="auto"/>
      </w:divBdr>
      <w:divsChild>
        <w:div w:id="382295172">
          <w:marLeft w:val="0"/>
          <w:marRight w:val="0"/>
          <w:marTop w:val="0"/>
          <w:marBottom w:val="0"/>
          <w:divBdr>
            <w:top w:val="none" w:sz="0" w:space="0" w:color="auto"/>
            <w:left w:val="none" w:sz="0" w:space="0" w:color="auto"/>
            <w:bottom w:val="none" w:sz="0" w:space="0" w:color="auto"/>
            <w:right w:val="none" w:sz="0" w:space="0" w:color="auto"/>
          </w:divBdr>
        </w:div>
        <w:div w:id="1182159664">
          <w:marLeft w:val="0"/>
          <w:marRight w:val="0"/>
          <w:marTop w:val="0"/>
          <w:marBottom w:val="0"/>
          <w:divBdr>
            <w:top w:val="none" w:sz="0" w:space="0" w:color="auto"/>
            <w:left w:val="none" w:sz="0" w:space="0" w:color="auto"/>
            <w:bottom w:val="none" w:sz="0" w:space="0" w:color="auto"/>
            <w:right w:val="none" w:sz="0" w:space="0" w:color="auto"/>
          </w:divBdr>
        </w:div>
      </w:divsChild>
    </w:div>
    <w:div w:id="1958683891">
      <w:bodyDiv w:val="1"/>
      <w:marLeft w:val="0"/>
      <w:marRight w:val="0"/>
      <w:marTop w:val="0"/>
      <w:marBottom w:val="0"/>
      <w:divBdr>
        <w:top w:val="none" w:sz="0" w:space="0" w:color="auto"/>
        <w:left w:val="none" w:sz="0" w:space="0" w:color="auto"/>
        <w:bottom w:val="none" w:sz="0" w:space="0" w:color="auto"/>
        <w:right w:val="none" w:sz="0" w:space="0" w:color="auto"/>
      </w:divBdr>
    </w:div>
    <w:div w:id="1969622928">
      <w:bodyDiv w:val="1"/>
      <w:marLeft w:val="0"/>
      <w:marRight w:val="0"/>
      <w:marTop w:val="0"/>
      <w:marBottom w:val="0"/>
      <w:divBdr>
        <w:top w:val="none" w:sz="0" w:space="0" w:color="auto"/>
        <w:left w:val="none" w:sz="0" w:space="0" w:color="auto"/>
        <w:bottom w:val="none" w:sz="0" w:space="0" w:color="auto"/>
        <w:right w:val="none" w:sz="0" w:space="0" w:color="auto"/>
      </w:divBdr>
    </w:div>
    <w:div w:id="1979846066">
      <w:bodyDiv w:val="1"/>
      <w:marLeft w:val="0"/>
      <w:marRight w:val="0"/>
      <w:marTop w:val="0"/>
      <w:marBottom w:val="0"/>
      <w:divBdr>
        <w:top w:val="none" w:sz="0" w:space="0" w:color="auto"/>
        <w:left w:val="none" w:sz="0" w:space="0" w:color="auto"/>
        <w:bottom w:val="none" w:sz="0" w:space="0" w:color="auto"/>
        <w:right w:val="none" w:sz="0" w:space="0" w:color="auto"/>
      </w:divBdr>
    </w:div>
    <w:div w:id="1989170750">
      <w:bodyDiv w:val="1"/>
      <w:marLeft w:val="0"/>
      <w:marRight w:val="0"/>
      <w:marTop w:val="0"/>
      <w:marBottom w:val="0"/>
      <w:divBdr>
        <w:top w:val="none" w:sz="0" w:space="0" w:color="auto"/>
        <w:left w:val="none" w:sz="0" w:space="0" w:color="auto"/>
        <w:bottom w:val="none" w:sz="0" w:space="0" w:color="auto"/>
        <w:right w:val="none" w:sz="0" w:space="0" w:color="auto"/>
      </w:divBdr>
    </w:div>
    <w:div w:id="2013750564">
      <w:bodyDiv w:val="1"/>
      <w:marLeft w:val="0"/>
      <w:marRight w:val="0"/>
      <w:marTop w:val="0"/>
      <w:marBottom w:val="0"/>
      <w:divBdr>
        <w:top w:val="none" w:sz="0" w:space="0" w:color="auto"/>
        <w:left w:val="none" w:sz="0" w:space="0" w:color="auto"/>
        <w:bottom w:val="none" w:sz="0" w:space="0" w:color="auto"/>
        <w:right w:val="none" w:sz="0" w:space="0" w:color="auto"/>
      </w:divBdr>
    </w:div>
    <w:div w:id="2081901621">
      <w:bodyDiv w:val="1"/>
      <w:marLeft w:val="0"/>
      <w:marRight w:val="0"/>
      <w:marTop w:val="0"/>
      <w:marBottom w:val="0"/>
      <w:divBdr>
        <w:top w:val="none" w:sz="0" w:space="0" w:color="auto"/>
        <w:left w:val="none" w:sz="0" w:space="0" w:color="auto"/>
        <w:bottom w:val="none" w:sz="0" w:space="0" w:color="auto"/>
        <w:right w:val="none" w:sz="0" w:space="0" w:color="auto"/>
      </w:divBdr>
    </w:div>
    <w:div w:id="2101683296">
      <w:bodyDiv w:val="1"/>
      <w:marLeft w:val="0"/>
      <w:marRight w:val="0"/>
      <w:marTop w:val="0"/>
      <w:marBottom w:val="0"/>
      <w:divBdr>
        <w:top w:val="none" w:sz="0" w:space="0" w:color="auto"/>
        <w:left w:val="none" w:sz="0" w:space="0" w:color="auto"/>
        <w:bottom w:val="none" w:sz="0" w:space="0" w:color="auto"/>
        <w:right w:val="none" w:sz="0" w:space="0" w:color="auto"/>
      </w:divBdr>
    </w:div>
    <w:div w:id="2107647081">
      <w:bodyDiv w:val="1"/>
      <w:marLeft w:val="0"/>
      <w:marRight w:val="0"/>
      <w:marTop w:val="0"/>
      <w:marBottom w:val="0"/>
      <w:divBdr>
        <w:top w:val="none" w:sz="0" w:space="0" w:color="auto"/>
        <w:left w:val="none" w:sz="0" w:space="0" w:color="auto"/>
        <w:bottom w:val="none" w:sz="0" w:space="0" w:color="auto"/>
        <w:right w:val="none" w:sz="0" w:space="0" w:color="auto"/>
      </w:divBdr>
    </w:div>
    <w:div w:id="2123724769">
      <w:bodyDiv w:val="1"/>
      <w:marLeft w:val="0"/>
      <w:marRight w:val="0"/>
      <w:marTop w:val="0"/>
      <w:marBottom w:val="0"/>
      <w:divBdr>
        <w:top w:val="none" w:sz="0" w:space="0" w:color="auto"/>
        <w:left w:val="none" w:sz="0" w:space="0" w:color="auto"/>
        <w:bottom w:val="none" w:sz="0" w:space="0" w:color="auto"/>
        <w:right w:val="none" w:sz="0" w:space="0" w:color="auto"/>
      </w:divBdr>
    </w:div>
    <w:div w:id="214002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www.metric-conversions.org" TargetMode="Externa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metric-conversions.org/length/inches-to-millimeters.ht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1.png@01D5274D.659F9560" TargetMode="Externa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outinho\Documents\Custom%20Office%20Templates\Illumiti%20SBB%20-%20Solution%20Building%20Block%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F9AB74FB223471EA38DB4CEEBA07AFC"/>
        <w:category>
          <w:name w:val="General"/>
          <w:gallery w:val="placeholder"/>
        </w:category>
        <w:types>
          <w:type w:val="bbPlcHdr"/>
        </w:types>
        <w:behaviors>
          <w:behavior w:val="content"/>
        </w:behaviors>
        <w:guid w:val="{5EF2864B-505C-4FFB-B7A0-26BA96BC2962}"/>
      </w:docPartPr>
      <w:docPartBody>
        <w:p w:rsidR="004A5262" w:rsidRDefault="001D499E">
          <w:pPr>
            <w:pStyle w:val="1F9AB74FB223471EA38DB4CEEBA07AFC"/>
          </w:pPr>
          <w:r w:rsidRPr="00BB03F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9BF"/>
    <w:rsid w:val="0002246D"/>
    <w:rsid w:val="00022A1F"/>
    <w:rsid w:val="0004755A"/>
    <w:rsid w:val="000619E1"/>
    <w:rsid w:val="000675C9"/>
    <w:rsid w:val="000722C9"/>
    <w:rsid w:val="00093DCC"/>
    <w:rsid w:val="000962F7"/>
    <w:rsid w:val="000C3D19"/>
    <w:rsid w:val="000C7486"/>
    <w:rsid w:val="000D4E7F"/>
    <w:rsid w:val="00135A01"/>
    <w:rsid w:val="00140CF3"/>
    <w:rsid w:val="00151E8D"/>
    <w:rsid w:val="00170034"/>
    <w:rsid w:val="00197C16"/>
    <w:rsid w:val="001C0F8D"/>
    <w:rsid w:val="001D499E"/>
    <w:rsid w:val="001F1FE7"/>
    <w:rsid w:val="00201B4F"/>
    <w:rsid w:val="00255256"/>
    <w:rsid w:val="002829BD"/>
    <w:rsid w:val="00297F41"/>
    <w:rsid w:val="002C7B48"/>
    <w:rsid w:val="002D433E"/>
    <w:rsid w:val="002F211A"/>
    <w:rsid w:val="00312FF1"/>
    <w:rsid w:val="0031622C"/>
    <w:rsid w:val="00342CEB"/>
    <w:rsid w:val="00350C3D"/>
    <w:rsid w:val="003574CC"/>
    <w:rsid w:val="0036009C"/>
    <w:rsid w:val="00395EF1"/>
    <w:rsid w:val="003A6104"/>
    <w:rsid w:val="003B07D7"/>
    <w:rsid w:val="00405176"/>
    <w:rsid w:val="00405EF6"/>
    <w:rsid w:val="0041380D"/>
    <w:rsid w:val="00430766"/>
    <w:rsid w:val="004A4187"/>
    <w:rsid w:val="004A4976"/>
    <w:rsid w:val="004A5262"/>
    <w:rsid w:val="004B4D14"/>
    <w:rsid w:val="004F095B"/>
    <w:rsid w:val="00515DAA"/>
    <w:rsid w:val="005239C9"/>
    <w:rsid w:val="00533F89"/>
    <w:rsid w:val="00540A42"/>
    <w:rsid w:val="00551E6C"/>
    <w:rsid w:val="00564B1B"/>
    <w:rsid w:val="00565A6E"/>
    <w:rsid w:val="0058555F"/>
    <w:rsid w:val="005B6E84"/>
    <w:rsid w:val="005D7A12"/>
    <w:rsid w:val="005E01DE"/>
    <w:rsid w:val="006444A5"/>
    <w:rsid w:val="00653F84"/>
    <w:rsid w:val="00661AAC"/>
    <w:rsid w:val="0066766B"/>
    <w:rsid w:val="0067040A"/>
    <w:rsid w:val="00674905"/>
    <w:rsid w:val="006B4D46"/>
    <w:rsid w:val="006F6EE5"/>
    <w:rsid w:val="0070041E"/>
    <w:rsid w:val="00762800"/>
    <w:rsid w:val="00763CEC"/>
    <w:rsid w:val="00765BF2"/>
    <w:rsid w:val="00772F84"/>
    <w:rsid w:val="00780457"/>
    <w:rsid w:val="007B238C"/>
    <w:rsid w:val="00825E2D"/>
    <w:rsid w:val="00843383"/>
    <w:rsid w:val="00843A02"/>
    <w:rsid w:val="0085091E"/>
    <w:rsid w:val="00850FAA"/>
    <w:rsid w:val="008717D4"/>
    <w:rsid w:val="008A1140"/>
    <w:rsid w:val="008B42E6"/>
    <w:rsid w:val="008C68EC"/>
    <w:rsid w:val="00903CF4"/>
    <w:rsid w:val="00960118"/>
    <w:rsid w:val="00967CC4"/>
    <w:rsid w:val="00983856"/>
    <w:rsid w:val="00986F90"/>
    <w:rsid w:val="009A651C"/>
    <w:rsid w:val="009B5A83"/>
    <w:rsid w:val="009C3881"/>
    <w:rsid w:val="009C52FB"/>
    <w:rsid w:val="009E21E3"/>
    <w:rsid w:val="00A02418"/>
    <w:rsid w:val="00A31865"/>
    <w:rsid w:val="00A37922"/>
    <w:rsid w:val="00A618FC"/>
    <w:rsid w:val="00A629BF"/>
    <w:rsid w:val="00A72FDD"/>
    <w:rsid w:val="00AC7898"/>
    <w:rsid w:val="00AD7E4E"/>
    <w:rsid w:val="00B06278"/>
    <w:rsid w:val="00B158A8"/>
    <w:rsid w:val="00B32617"/>
    <w:rsid w:val="00B75EB1"/>
    <w:rsid w:val="00B94F95"/>
    <w:rsid w:val="00BB5C0D"/>
    <w:rsid w:val="00BC69DB"/>
    <w:rsid w:val="00BD0AAF"/>
    <w:rsid w:val="00BE22F8"/>
    <w:rsid w:val="00C00D52"/>
    <w:rsid w:val="00C466D5"/>
    <w:rsid w:val="00C607D3"/>
    <w:rsid w:val="00C63BB0"/>
    <w:rsid w:val="00C73334"/>
    <w:rsid w:val="00CF422F"/>
    <w:rsid w:val="00D030B6"/>
    <w:rsid w:val="00D1459B"/>
    <w:rsid w:val="00D47880"/>
    <w:rsid w:val="00D503E7"/>
    <w:rsid w:val="00D633F4"/>
    <w:rsid w:val="00D64BDD"/>
    <w:rsid w:val="00DA5160"/>
    <w:rsid w:val="00DA5B5C"/>
    <w:rsid w:val="00DC1143"/>
    <w:rsid w:val="00DF08F5"/>
    <w:rsid w:val="00E25A65"/>
    <w:rsid w:val="00E36B40"/>
    <w:rsid w:val="00E7304D"/>
    <w:rsid w:val="00E74A49"/>
    <w:rsid w:val="00EA1818"/>
    <w:rsid w:val="00EA58AE"/>
    <w:rsid w:val="00EC037D"/>
    <w:rsid w:val="00EE6850"/>
    <w:rsid w:val="00F000B1"/>
    <w:rsid w:val="00F45408"/>
    <w:rsid w:val="00F52440"/>
    <w:rsid w:val="00F65F16"/>
    <w:rsid w:val="00F7094D"/>
    <w:rsid w:val="00F80A3B"/>
    <w:rsid w:val="00FB6D84"/>
    <w:rsid w:val="00FC1728"/>
    <w:rsid w:val="00FC1FDA"/>
    <w:rsid w:val="00FD1CEA"/>
    <w:rsid w:val="00FF41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5DAA"/>
    <w:rPr>
      <w:color w:val="808080"/>
    </w:rPr>
  </w:style>
  <w:style w:type="paragraph" w:customStyle="1" w:styleId="1F9AB74FB223471EA38DB4CEEBA07AFC">
    <w:name w:val="1F9AB74FB223471EA38DB4CEEBA07AFC"/>
  </w:style>
  <w:style w:type="paragraph" w:customStyle="1" w:styleId="3E874CE8AFAB4F2D8AD448262620EC7F">
    <w:name w:val="3E874CE8AFAB4F2D8AD448262620EC7F"/>
  </w:style>
  <w:style w:type="paragraph" w:customStyle="1" w:styleId="734B1C2BD6FE42E1AD0C064D5B3CD344">
    <w:name w:val="734B1C2BD6FE42E1AD0C064D5B3CD344"/>
  </w:style>
  <w:style w:type="paragraph" w:customStyle="1" w:styleId="63E8DE2271A24B6799B4904F7BE15F0A">
    <w:name w:val="63E8DE2271A24B6799B4904F7BE15F0A"/>
  </w:style>
  <w:style w:type="paragraph" w:customStyle="1" w:styleId="D4E0974FD4124E1E882CD3C957667EC1">
    <w:name w:val="D4E0974FD4124E1E882CD3C957667EC1"/>
    <w:rsid w:val="00A629BF"/>
  </w:style>
  <w:style w:type="paragraph" w:customStyle="1" w:styleId="88321D7E2899415B8FEBB28C403D248A">
    <w:name w:val="88321D7E2899415B8FEBB28C403D248A"/>
    <w:rsid w:val="00A629BF"/>
  </w:style>
  <w:style w:type="paragraph" w:customStyle="1" w:styleId="F0D1F81FA3CA4FA297C06AC7B20D04FC">
    <w:name w:val="F0D1F81FA3CA4FA297C06AC7B20D04FC"/>
    <w:rsid w:val="00A629BF"/>
  </w:style>
  <w:style w:type="paragraph" w:customStyle="1" w:styleId="0F14167197A940A9A6EFFA6A2444FC57">
    <w:name w:val="0F14167197A940A9A6EFFA6A2444FC57"/>
    <w:rsid w:val="00A629BF"/>
  </w:style>
  <w:style w:type="paragraph" w:customStyle="1" w:styleId="AC8773068BF5403DB7DBBE99DDB15A02">
    <w:name w:val="AC8773068BF5403DB7DBBE99DDB15A02"/>
    <w:rsid w:val="00395EF1"/>
  </w:style>
  <w:style w:type="paragraph" w:customStyle="1" w:styleId="52FD17F6D71240EAADD597BB49B8BFD2">
    <w:name w:val="52FD17F6D71240EAADD597BB49B8BFD2"/>
    <w:rsid w:val="00395EF1"/>
  </w:style>
  <w:style w:type="paragraph" w:customStyle="1" w:styleId="B5A1029D6B604199A82BC96048459114">
    <w:name w:val="B5A1029D6B604199A82BC96048459114"/>
    <w:rsid w:val="00395EF1"/>
  </w:style>
  <w:style w:type="paragraph" w:customStyle="1" w:styleId="947B8B4F77B144F8A350BF0F92C28D02">
    <w:name w:val="947B8B4F77B144F8A350BF0F92C28D02"/>
    <w:rsid w:val="00395EF1"/>
  </w:style>
  <w:style w:type="paragraph" w:customStyle="1" w:styleId="4A277728CBEB4B068E378C7F0C963FAD">
    <w:name w:val="4A277728CBEB4B068E378C7F0C963FAD"/>
    <w:rsid w:val="00395EF1"/>
  </w:style>
  <w:style w:type="paragraph" w:customStyle="1" w:styleId="D8FD92318FF9412AA55D7F110596D8FB">
    <w:name w:val="D8FD92318FF9412AA55D7F110596D8FB"/>
    <w:rsid w:val="00395EF1"/>
  </w:style>
  <w:style w:type="paragraph" w:customStyle="1" w:styleId="147808DA767048FFB8387D28C74D2604">
    <w:name w:val="147808DA767048FFB8387D28C74D2604"/>
    <w:rsid w:val="00395EF1"/>
  </w:style>
  <w:style w:type="paragraph" w:customStyle="1" w:styleId="6D05CE1657C2466D851B61698BD1FA67">
    <w:name w:val="6D05CE1657C2466D851B61698BD1FA67"/>
    <w:rsid w:val="00515DAA"/>
  </w:style>
  <w:style w:type="paragraph" w:customStyle="1" w:styleId="DB1AD1CC0DCC4518ADAFF91BCDD92569">
    <w:name w:val="DB1AD1CC0DCC4518ADAFF91BCDD92569"/>
    <w:rsid w:val="00515D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lueprint Document" ma:contentTypeID="0x010100CFFB0B014A33EF4698941B5968D1D2AE00E85DDB31CB092D489107A5853E0CD38F" ma:contentTypeVersion="5" ma:contentTypeDescription="Create a new document." ma:contentTypeScope="" ma:versionID="60c10d2af2858c556832361c0bb43847">
  <xsd:schema xmlns:xsd="http://www.w3.org/2001/XMLSchema" xmlns:xs="http://www.w3.org/2001/XMLSchema" xmlns:p="http://schemas.microsoft.com/office/2006/metadata/properties" xmlns:ns1="http://schemas.microsoft.com/sharepoint/v3" xmlns:ns2="3ddb4070-42f2-47ad-9d4e-56d4b09d8499" targetNamespace="http://schemas.microsoft.com/office/2006/metadata/properties" ma:root="true" ma:fieldsID="68c4ff01c50fe5911824f61343fb1461" ns1:_="" ns2:_="">
    <xsd:import namespace="http://schemas.microsoft.com/sharepoint/v3"/>
    <xsd:import namespace="3ddb4070-42f2-47ad-9d4e-56d4b09d8499"/>
    <xsd:element name="properties">
      <xsd:complexType>
        <xsd:sequence>
          <xsd:element name="documentManagement">
            <xsd:complexType>
              <xsd:all>
                <xsd:element ref="ns2:Workstream"/>
                <xsd:element ref="ns2:Document_x0020_Type"/>
                <xsd:element ref="ns2:Phase" minOccurs="0"/>
                <xsd:element ref="ns2:Blueprint_x0020_Document_x0020_Type" minOccurs="0"/>
                <xsd:element ref="ns2:Blueprint_x0020_Document_x0020_ID" minOccurs="0"/>
                <xsd:element ref="ns2:Module" minOccurs="0"/>
                <xsd:element ref="ns2:Blueprint_x0020_Document_x0020_Status" minOccurs="0"/>
                <xsd:element ref="ns2:Business_x0020_Owner_x0028_s_x0029_" minOccurs="0"/>
                <xsd:element ref="ns2:Consultant_x0028_s_x0029__x0020_Responsible" minOccurs="0"/>
                <xsd:element ref="ns2:Project_x0020_QA" minOccurs="0"/>
                <xsd:element ref="ns2:Planned_x0020_Delivery_x0020_Date" minOccurs="0"/>
                <xsd:element ref="ns2:Actual_x0020_Delivery_x0020_Date" minOccurs="0"/>
                <xsd:element ref="ns2:Planned_x0020_Finish_x0020_Date" minOccurs="0"/>
                <xsd:element ref="ns2:Actual_x0020_Date_x0020_Completed" minOccurs="0"/>
                <xsd:element ref="ns2:Planned_x0020_Sign-Off_x0020_Date" minOccurs="0"/>
                <xsd:element ref="ns2:Actual_x0020_Sign-Off_x0020_Date" minOccurs="0"/>
                <xsd:element ref="ns2:Approval_x0020_Status" minOccurs="0"/>
                <xsd:element ref="ns2:ReadinessSubstatus" minOccurs="0"/>
                <xsd:element ref="ns1:Languag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6" ma:displayName="Language" ma:default="English" ma:format="Dropdown" ma:internalName="Languag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3ddb4070-42f2-47ad-9d4e-56d4b09d8499" elementFormDefault="qualified">
    <xsd:import namespace="http://schemas.microsoft.com/office/2006/documentManagement/types"/>
    <xsd:import namespace="http://schemas.microsoft.com/office/infopath/2007/PartnerControls"/>
    <xsd:element name="Workstream" ma:index="2" ma:displayName="Workstream" ma:description="" ma:format="Dropdown" ma:internalName="Workstream" ma:readOnly="false">
      <xsd:simpleType>
        <xsd:restriction base="dms:Choice">
          <xsd:enumeration value="Project Management"/>
          <xsd:enumeration value="Solution Adoption"/>
          <xsd:enumeration value="Customer Team Enablement"/>
          <xsd:enumeration value="Design and Configuration"/>
          <xsd:enumeration value="Analytics and Reports"/>
          <xsd:enumeration value="Testing"/>
          <xsd:enumeration value="Technical Architecture and Infrastructure"/>
          <xsd:enumeration value="System and Data Migration"/>
          <xsd:enumeration value="Transition to Operations"/>
        </xsd:restriction>
      </xsd:simpleType>
    </xsd:element>
    <xsd:element name="Document_x0020_Type" ma:index="3" ma:displayName="Document Type" ma:description="" ma:format="Dropdown" ma:internalName="Document_x0020_Type" ma:readOnly="false">
      <xsd:simpleType>
        <xsd:restriction base="dms:Choice">
          <xsd:enumeration value="Project Charter"/>
          <xsd:enumeration value="Strategy"/>
          <xsd:enumeration value="Plans &amp; Schedules"/>
          <xsd:enumeration value="Test Scripts"/>
          <xsd:enumeration value="Business Processes"/>
          <xsd:enumeration value="Process Flows"/>
          <xsd:enumeration value="Technical Landscape"/>
          <xsd:enumeration value="Security &amp; Authorization"/>
          <xsd:enumeration value="Operating Procedures"/>
          <xsd:enumeration value="Customer Team Enablement"/>
          <xsd:enumeration value="Training Materials"/>
          <xsd:enumeration value="Blueprint Document"/>
          <xsd:enumeration value="Change Request"/>
          <xsd:enumeration value="Sign-Off Document"/>
          <xsd:enumeration value="Pre-Blueprint Doc Sample"/>
          <xsd:enumeration value="Workshop presentations"/>
          <xsd:enumeration value="Functional configuration"/>
        </xsd:restriction>
      </xsd:simpleType>
    </xsd:element>
    <xsd:element name="Phase" ma:index="4" nillable="true" ma:displayName="Phase" ma:format="Dropdown" ma:internalName="Phase">
      <xsd:simpleType>
        <xsd:restriction base="dms:Choice">
          <xsd:enumeration value="Prepare"/>
          <xsd:enumeration value="Explore"/>
          <xsd:enumeration value="Realize"/>
          <xsd:enumeration value="Deploy"/>
          <xsd:enumeration value="Run"/>
        </xsd:restriction>
      </xsd:simpleType>
    </xsd:element>
    <xsd:element name="Blueprint_x0020_Document_x0020_Type" ma:index="5" nillable="true" ma:displayName="Blueprint Document Type" ma:description="" ma:format="Dropdown" ma:internalName="Blueprint_x0020_Document_x0020_Type">
      <xsd:simpleType>
        <xsd:restriction base="dms:Choice">
          <xsd:enumeration value="BOD - Blueprint Overview"/>
          <xsd:enumeration value="BOS - Business Organizational Structure"/>
          <xsd:enumeration value="BMD - Business Master Data"/>
          <xsd:enumeration value="BTA - Business Technical Architecture"/>
          <xsd:enumeration value="BAS - Business Analytics Strategy"/>
          <xsd:enumeration value="SBB - Solution Building Block"/>
        </xsd:restriction>
      </xsd:simpleType>
    </xsd:element>
    <xsd:element name="Blueprint_x0020_Document_x0020_ID" ma:index="6" nillable="true" ma:displayName="Blueprint Document ID" ma:description="" ma:internalName="Blueprint_x0020_Document_x0020_ID">
      <xsd:simpleType>
        <xsd:restriction base="dms:Text">
          <xsd:maxLength value="10"/>
        </xsd:restriction>
      </xsd:simpleType>
    </xsd:element>
    <xsd:element name="Module" ma:index="7" nillable="true" ma:displayName="Module" ma:description="" ma:format="Dropdown" ma:internalName="Module">
      <xsd:simpleType>
        <xsd:restriction base="dms:Choice">
          <xsd:enumeration value="MM - Materials Management"/>
          <xsd:enumeration value="PM - Plant Maintenance"/>
          <xsd:enumeration value="FICO - Finance &amp; Controlling"/>
          <xsd:enumeration value="SD - Sales &amp; Distribution"/>
          <xsd:enumeration value="PS - Project System"/>
          <xsd:enumeration value="PP - Production Planning &amp; Control"/>
          <xsd:enumeration value="QM - Quality Management"/>
          <xsd:enumeration value="CS - Customer Service"/>
          <xsd:enumeration value="BW - Business Warehouse"/>
          <xsd:enumeration value="CRM - Customer Relationship Management"/>
          <xsd:enumeration value="HCM - Human Capital Management"/>
          <xsd:enumeration value="EHS - Environment, Health &amp; Safety"/>
          <xsd:enumeration value="WPB - Workforce Performance Builder"/>
          <xsd:enumeration value="BASIS"/>
          <xsd:enumeration value="SECURITY"/>
          <xsd:enumeration value="ABAP"/>
          <xsd:enumeration value="FIORI"/>
          <xsd:enumeration value="PORTAL"/>
          <xsd:enumeration value="WORKFLOW"/>
          <xsd:enumeration value="Not Applicable"/>
          <xsd:enumeration value="Other"/>
        </xsd:restriction>
      </xsd:simpleType>
    </xsd:element>
    <xsd:element name="Blueprint_x0020_Document_x0020_Status" ma:index="8" nillable="true" ma:displayName="Overall Readiness" ma:default="(0) Not Started" ma:description="" ma:format="Dropdown" ma:internalName="Blueprint_x0020_Document_x0020_Status">
      <xsd:simpleType>
        <xsd:restriction base="dms:Choice">
          <xsd:enumeration value="(0) Not Started"/>
          <xsd:enumeration value="(1) Draft in progress"/>
          <xsd:enumeration value="(2) Baseline document prepared"/>
          <xsd:enumeration value="(3) Delta Workshops completed"/>
          <xsd:enumeration value="(4) Post delta workshop update WIP"/>
          <xsd:enumeration value="(5) Document ready for QA review"/>
          <xsd:enumeration value="(6) Post QA review updates in progress"/>
          <xsd:enumeration value="(7) Document ready for Technical Writing review"/>
          <xsd:enumeration value="(8) Post Technical writer review updates in progress"/>
          <xsd:enumeration value="(9) Document ready for Project Manager review"/>
          <xsd:enumeration value="(10) Post PM review updates in progress"/>
          <xsd:enumeration value="(11) Ready for client"/>
          <xsd:enumeration value="(12) Client Review in Progress"/>
          <xsd:enumeration value="(13) Client Review updates WIP"/>
          <xsd:enumeration value="(14) Client Approved"/>
        </xsd:restriction>
      </xsd:simpleType>
    </xsd:element>
    <xsd:element name="Business_x0020_Owner_x0028_s_x0029_" ma:index="9" nillable="true" ma:displayName="Business Process Owner" ma:description="" ma:list="UserInfo" ma:SearchPeopleOnly="false" ma:SharePointGroup="11" ma:internalName="Business_x0020_Owner_x0028_s_x0029_"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sultant_x0028_s_x0029__x0020_Responsible" ma:index="10" nillable="true" ma:displayName="Consultant(s) Responsible" ma:description="" ma:list="UserInfo" ma:SearchPeopleOnly="false" ma:SharePointGroup="11" ma:internalName="Consultant_x0028_s_x0029__x0020_Responsibl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ct_x0020_QA" ma:index="11" nillable="true" ma:displayName="Project QA" ma:description="" ma:list="UserInfo" ma:SearchPeopleOnly="false" ma:SharePointGroup="11" ma:internalName="Project_x0020_Q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lanned_x0020_Delivery_x0020_Date" ma:index="12" nillable="true" ma:displayName="Planned Delivery Date" ma:description="" ma:format="DateOnly" ma:internalName="Planned_x0020_Delivery_x0020_Date">
      <xsd:simpleType>
        <xsd:restriction base="dms:DateTime"/>
      </xsd:simpleType>
    </xsd:element>
    <xsd:element name="Actual_x0020_Delivery_x0020_Date" ma:index="13" nillable="true" ma:displayName="Actual Delivery Date" ma:description="" ma:format="DateOnly" ma:internalName="Actual_x0020_Delivery_x0020_Date">
      <xsd:simpleType>
        <xsd:restriction base="dms:DateTime"/>
      </xsd:simpleType>
    </xsd:element>
    <xsd:element name="Planned_x0020_Finish_x0020_Date" ma:index="14" nillable="true" ma:displayName="Planned Review / Finish Date" ma:description="" ma:format="DateOnly" ma:internalName="Planned_x0020_Finish_x0020_Date">
      <xsd:simpleType>
        <xsd:restriction base="dms:DateTime"/>
      </xsd:simpleType>
    </xsd:element>
    <xsd:element name="Actual_x0020_Date_x0020_Completed" ma:index="15" nillable="true" ma:displayName="Actual Date Completed" ma:description="" ma:format="DateOnly" ma:internalName="Actual_x0020_Date_x0020_Completed">
      <xsd:simpleType>
        <xsd:restriction base="dms:DateTime"/>
      </xsd:simpleType>
    </xsd:element>
    <xsd:element name="Planned_x0020_Sign-Off_x0020_Date" ma:index="16" nillable="true" ma:displayName="Planned Sign-Off Date" ma:description="" ma:format="DateOnly" ma:internalName="Planned_x0020_Sign_x002d_Off_x0020_Date">
      <xsd:simpleType>
        <xsd:restriction base="dms:DateTime"/>
      </xsd:simpleType>
    </xsd:element>
    <xsd:element name="Actual_x0020_Sign-Off_x0020_Date" ma:index="17" nillable="true" ma:displayName="Actual Sign-Off Date" ma:internalName="Actual_x0020_Sign_x002d_Off_x0020_Date">
      <xsd:simpleType>
        <xsd:restriction base="dms:DateTime"/>
      </xsd:simpleType>
    </xsd:element>
    <xsd:element name="Approval_x0020_Status" ma:index="18" nillable="true" ma:displayName="Approval Status" ma:default="Not Started" ma:description="" ma:format="Dropdown" ma:internalName="Approval_x0020_Status">
      <xsd:simpleType>
        <xsd:restriction base="dms:Choice">
          <xsd:enumeration value="Not Started"/>
          <xsd:enumeration value="In Progress"/>
          <xsd:enumeration value="Approved"/>
          <xsd:enumeration value="Rejected"/>
        </xsd:restriction>
      </xsd:simpleType>
    </xsd:element>
    <xsd:element name="ReadinessSubstatus" ma:index="19" nillable="true" ma:displayName="Readiness Substatus" ma:default="(0) Not Started" ma:format="Dropdown" ma:internalName="ReadinessSubstatus" ma:readOnly="false">
      <xsd:simpleType>
        <xsd:restriction base="dms:Choice">
          <xsd:enumeration value="(0) Not Started"/>
          <xsd:enumeration value="(1) Draft in progress"/>
          <xsd:enumeration value="(2) Baseline document prepared"/>
          <xsd:enumeration value="(3) Delta Workshops completed"/>
          <xsd:enumeration value="(4) Post delta workshop update WIP"/>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Workstream xmlns="3ddb4070-42f2-47ad-9d4e-56d4b09d8499">Design and Configuration</Workstream>
    <Document_x0020_Type xmlns="3ddb4070-42f2-47ad-9d4e-56d4b09d8499">Blueprint Document</Document_x0020_Type>
    <Phase xmlns="3ddb4070-42f2-47ad-9d4e-56d4b09d8499">Prepare</Phase>
    <Planned_x0020_Delivery_x0020_Date xmlns="3ddb4070-42f2-47ad-9d4e-56d4b09d8499">2018-04-02T04:00:00+00:00</Planned_x0020_Delivery_x0020_Date>
    <Blueprint_x0020_Document_x0020_ID xmlns="3ddb4070-42f2-47ad-9d4e-56d4b09d8499">SBB_MM_01 </Blueprint_x0020_Document_x0020_ID>
    <Blueprint_x0020_Document_x0020_Type xmlns="3ddb4070-42f2-47ad-9d4e-56d4b09d8499">SBB - Solution Building Block</Blueprint_x0020_Document_x0020_Type>
    <Consultant_x0028_s_x0029__x0020_Responsible xmlns="3ddb4070-42f2-47ad-9d4e-56d4b09d8499">
      <UserInfo>
        <DisplayName>i:0#.f|membership|pmatkar@illumiti.com</DisplayName>
        <AccountId>34</AccountId>
        <AccountType/>
      </UserInfo>
    </Consultant_x0028_s_x0029__x0020_Responsible>
    <Blueprint_x0020_Document_x0020_Status xmlns="3ddb4070-42f2-47ad-9d4e-56d4b09d8499">(11) Ready for client</Blueprint_x0020_Document_x0020_Status>
    <Planned_x0020_Sign-Off_x0020_Date xmlns="3ddb4070-42f2-47ad-9d4e-56d4b09d8499">2018-04-18T04:00:00+00:00</Planned_x0020_Sign-Off_x0020_Date>
    <Actual_x0020_Date_x0020_Completed xmlns="3ddb4070-42f2-47ad-9d4e-56d4b09d8499" xsi:nil="true"/>
    <Actual_x0020_Sign-Off_x0020_Date xmlns="3ddb4070-42f2-47ad-9d4e-56d4b09d8499" xsi:nil="true"/>
    <Approval_x0020_Status xmlns="3ddb4070-42f2-47ad-9d4e-56d4b09d8499">Not Started</Approval_x0020_Status>
    <ReadinessSubstatus xmlns="3ddb4070-42f2-47ad-9d4e-56d4b09d8499">(0) Not Started</ReadinessSubstatus>
    <Planned_x0020_Finish_x0020_Date xmlns="3ddb4070-42f2-47ad-9d4e-56d4b09d8499">2018-04-13T04:00:00+00:00</Planned_x0020_Finish_x0020_Date>
    <Module xmlns="3ddb4070-42f2-47ad-9d4e-56d4b09d8499">MM - Materials Management</Module>
    <Business_x0020_Owner_x0028_s_x0029_ xmlns="3ddb4070-42f2-47ad-9d4e-56d4b09d8499">
      <UserInfo>
        <DisplayName/>
        <AccountId xsi:nil="true"/>
        <AccountType/>
      </UserInfo>
    </Business_x0020_Owner_x0028_s_x0029_>
    <Project_x0020_QA xmlns="3ddb4070-42f2-47ad-9d4e-56d4b09d8499">
      <UserInfo>
        <DisplayName>i:0#.f|membership|jbeltran@illumiti.com</DisplayName>
        <AccountId>11</AccountId>
        <AccountType/>
      </UserInfo>
    </Project_x0020_QA>
    <Actual_x0020_Delivery_x0020_Date xmlns="3ddb4070-42f2-47ad-9d4e-56d4b09d8499" xsi:nil="true"/>
    <Language xmlns="http://schemas.microsoft.com/sharepoint/v3">English</Languag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A84DF-E0AA-408D-B480-9611506A56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db4070-42f2-47ad-9d4e-56d4b09d8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F7BCC3-5689-4D95-BD32-3324CB375856}">
  <ds:schemaRefs>
    <ds:schemaRef ds:uri="http://schemas.microsoft.com/sharepoint/v3/contenttype/forms"/>
  </ds:schemaRefs>
</ds:datastoreItem>
</file>

<file path=customXml/itemProps3.xml><?xml version="1.0" encoding="utf-8"?>
<ds:datastoreItem xmlns:ds="http://schemas.openxmlformats.org/officeDocument/2006/customXml" ds:itemID="{959F6387-869E-4582-9D23-BB8ED1E0FEA5}">
  <ds:schemaRefs>
    <ds:schemaRef ds:uri="http://schemas.microsoft.com/office/2006/metadata/properties"/>
    <ds:schemaRef ds:uri="http://schemas.microsoft.com/office/infopath/2007/PartnerControls"/>
    <ds:schemaRef ds:uri="3ddb4070-42f2-47ad-9d4e-56d4b09d8499"/>
    <ds:schemaRef ds:uri="http://schemas.microsoft.com/sharepoint/v3"/>
  </ds:schemaRefs>
</ds:datastoreItem>
</file>

<file path=customXml/itemProps4.xml><?xml version="1.0" encoding="utf-8"?>
<ds:datastoreItem xmlns:ds="http://schemas.openxmlformats.org/officeDocument/2006/customXml" ds:itemID="{7101E136-E9BB-4EBF-873D-019934E12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Illumiti SBB - Solution Building Block Template</Template>
  <TotalTime>94</TotalTime>
  <Pages>28</Pages>
  <Words>6520</Words>
  <Characters>37169</Characters>
  <Application>Microsoft Office Word</Application>
  <DocSecurity>0</DocSecurity>
  <Lines>309</Lines>
  <Paragraphs>87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SBB_MM_01 - Material Master Data</vt:lpstr>
      <vt:lpstr>SBB_MM_01 - Material Master Data</vt:lpstr>
    </vt:vector>
  </TitlesOfParts>
  <Company/>
  <LinksUpToDate>false</LinksUpToDate>
  <CharactersWithSpaces>43602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SBB_MM_01 - Material Master Data</dc:title>
  <dc:subject/>
  <dc:creator>Nevin, Carol (Melrose - ZA)</dc:creator>
  <cp:keywords/>
  <dc:description/>
  <cp:lastModifiedBy>Nevin, Garth (Melrose - ZA)</cp:lastModifiedBy>
  <cp:revision>7</cp:revision>
  <cp:lastPrinted>2021-04-08T05:02:00Z</cp:lastPrinted>
  <dcterms:created xsi:type="dcterms:W3CDTF">2021-09-03T10:22:00Z</dcterms:created>
  <dcterms:modified xsi:type="dcterms:W3CDTF">2021-09-03T11:56:00Z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0x010100CFFB0B014A33EF4698941B5968D1D2AE00E85DDB31CB092D489107A5853E0CD38F</vt:lpwstr>
  </property>
  <property fmtid="{D5CDD505-2E9C-101B-9397-08002B2CF9AE}" pid="3" name="_dlc_DocIdItemGuid">
    <vt:lpwstr>0ae1d116-8e0c-46f6-aa9d-7d28cfa15a9c</vt:lpwstr>
  </property>
  <property fmtid="{D5CDD505-2E9C-101B-9397-08002B2CF9AE}" pid="4" name="Approval Status">
    <vt:lpwstr>Not Started</vt:lpwstr>
  </property>
  <property fmtid="{D5CDD505-2E9C-101B-9397-08002B2CF9AE}" pid="5" name="WorkflowChangePath">
    <vt:lpwstr>12e9510c-d078-4d95-b2ab-99637dfc5213,12;12e9510c-d078-4d95-b2ab-99637dfc5213,12;12e9510c-d078-4d95-b2ab-99637dfc5213,12;12e9510c-d078-4d95-b2ab-99637dfc5213,12;12e9510c-d078-4d95-b2ab-99637dfc5213,13;12e9510c-d078-4d95-b2ab-99637dfc5213,16;12e9510c-d078-4</vt:lpwstr>
  </property>
  <property fmtid="{D5CDD505-2E9C-101B-9397-08002B2CF9AE}" pid="6" name="Workflow History">
    <vt:lpwstr>http://192.168.16.38/sites/erp/illumiti/_layouts/WrkStat.aspx?List=001d1505%2D890e%2D49c9%2Da34b%2Dc1d598c12345&amp;WorkflowInstanceID=ecd3a01f%2D2e8b%2D44e5%2Db276%2De1450d7b37a7, Review</vt:lpwstr>
  </property>
  <property fmtid="{D5CDD505-2E9C-101B-9397-08002B2CF9AE}" pid="7" name="Tomlinson History">
    <vt:lpwstr>http://192.168.16.38/sites/erp/illumiti/_layouts/WrkStat.aspx?List=001d1505%2D890e%2D49c9%2Da34b%2Dc1d598c12345&amp;WorkflowInstanceID=8986f050%2Dbba2%2D4acb%2Da65c%2De962e10d622e, Review</vt:lpwstr>
  </property>
  <property fmtid="{D5CDD505-2E9C-101B-9397-08002B2CF9AE}" pid="8" name="Order">
    <vt:r8>4900</vt:r8>
  </property>
  <property fmtid="{D5CDD505-2E9C-101B-9397-08002B2CF9AE}" pid="9" name="Document Type">
    <vt:lpwstr>Pre-Blueprint Doc Sample</vt:lpwstr>
  </property>
  <property fmtid="{D5CDD505-2E9C-101B-9397-08002B2CF9AE}" pid="10" name="Phase">
    <vt:lpwstr>Prepare</vt:lpwstr>
  </property>
  <property fmtid="{D5CDD505-2E9C-101B-9397-08002B2CF9AE}" pid="11" name="Blueprint Document ID">
    <vt:lpwstr>Sample</vt:lpwstr>
  </property>
  <property fmtid="{D5CDD505-2E9C-101B-9397-08002B2CF9AE}" pid="12" name="Blueprint Document Type">
    <vt:lpwstr>SBB - Solution Building Block</vt:lpwstr>
  </property>
  <property fmtid="{D5CDD505-2E9C-101B-9397-08002B2CF9AE}" pid="13" name="Blueprint Document Status">
    <vt:lpwstr>(0) Not Started</vt:lpwstr>
  </property>
  <property fmtid="{D5CDD505-2E9C-101B-9397-08002B2CF9AE}" pid="14" name="Module">
    <vt:lpwstr>Other</vt:lpwstr>
  </property>
  <property fmtid="{D5CDD505-2E9C-101B-9397-08002B2CF9AE}" pid="15" name="% Complete of Execution">
    <vt:r8>0</vt:r8>
  </property>
  <property fmtid="{D5CDD505-2E9C-101B-9397-08002B2CF9AE}" pid="16" name="Script Status">
    <vt:lpwstr>New</vt:lpwstr>
  </property>
  <property fmtid="{D5CDD505-2E9C-101B-9397-08002B2CF9AE}" pid="17" name="% Complete Script Development">
    <vt:r8>0</vt:r8>
  </property>
  <property fmtid="{D5CDD505-2E9C-101B-9397-08002B2CF9AE}" pid="18" name="Consultant(s) Responsible">
    <vt:lpwstr/>
  </property>
  <property fmtid="{D5CDD505-2E9C-101B-9397-08002B2CF9AE}" pid="19" name="Total Steps">
    <vt:r8>0</vt:r8>
  </property>
  <property fmtid="{D5CDD505-2E9C-101B-9397-08002B2CF9AE}" pid="20" name="Script Type">
    <vt:lpwstr>Integration</vt:lpwstr>
  </property>
  <property fmtid="{D5CDD505-2E9C-101B-9397-08002B2CF9AE}" pid="21" name="Testing Responsible">
    <vt:lpwstr/>
  </property>
  <property fmtid="{D5CDD505-2E9C-101B-9397-08002B2CF9AE}" pid="22" name="Sign-Off_Document_Approval_Workflow1(1)">
    <vt:lpwstr>, </vt:lpwstr>
  </property>
  <property fmtid="{D5CDD505-2E9C-101B-9397-08002B2CF9AE}" pid="23" name="WF(1)0">
    <vt:lpwstr>https://illumiti.sharepoint.com/sites/AlamosProject/_layouts/15/wrkstat.aspx?List=becd2d1d-ca98-4502-ac8e-253870967548&amp;WorkflowInstanceName=5c9a88b5-72da-4b91-b061-e4f1eeeeb1b7, Consultant Initial Stage</vt:lpwstr>
  </property>
  <property fmtid="{D5CDD505-2E9C-101B-9397-08002B2CF9AE}" pid="24" name="Sign-Off_Document_Approval_Workflow1">
    <vt:lpwstr>, </vt:lpwstr>
  </property>
  <property fmtid="{D5CDD505-2E9C-101B-9397-08002B2CF9AE}" pid="25" name="Sign-Off_Document_Approval_Workflow1(1)0">
    <vt:lpwstr>, </vt:lpwstr>
  </property>
  <property fmtid="{D5CDD505-2E9C-101B-9397-08002B2CF9AE}" pid="26" name="WF(1)">
    <vt:lpwstr>, </vt:lpwstr>
  </property>
  <property fmtid="{D5CDD505-2E9C-101B-9397-08002B2CF9AE}" pid="27" name="WF">
    <vt:lpwstr>, </vt:lpwstr>
  </property>
  <property fmtid="{D5CDD505-2E9C-101B-9397-08002B2CF9AE}" pid="28" name="SharedWithUsers">
    <vt:lpwstr>11;#Jair Beltran</vt:lpwstr>
  </property>
</Properties>
</file>